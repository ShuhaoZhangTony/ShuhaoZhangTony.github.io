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B2859" w:rsidRPr="007A41B6" w:rsidRDefault="003B2859" w:rsidP="00C45BAE">
      <w:pPr>
        <w:pStyle w:val="Heading1"/>
        <w:jc w:val="both"/>
        <w:rPr>
          <w:rFonts w:ascii="Arial" w:hAnsi="Arial" w:cs="Arial"/>
          <w:b/>
          <w:color w:val="000000" w:themeColor="text1"/>
          <w:sz w:val="28"/>
          <w:szCs w:val="28"/>
        </w:rPr>
      </w:pPr>
      <w:r w:rsidRPr="007A41B6">
        <w:rPr>
          <w:rFonts w:ascii="Arial" w:hAnsi="Arial" w:cs="Arial"/>
          <w:b/>
          <w:color w:val="000000" w:themeColor="text1"/>
          <w:sz w:val="28"/>
          <w:szCs w:val="28"/>
        </w:rPr>
        <w:t>CS6284 Topics in Computer Science: Big Data Meets New Hardware</w:t>
      </w:r>
    </w:p>
    <w:p w:rsidR="00AD3622" w:rsidRPr="007A41B6" w:rsidRDefault="003B2859" w:rsidP="00C45BAE">
      <w:pPr>
        <w:jc w:val="both"/>
        <w:rPr>
          <w:rFonts w:ascii="Arial" w:eastAsiaTheme="majorEastAsia" w:hAnsi="Arial" w:cs="Arial"/>
          <w:b/>
          <w:color w:val="000000" w:themeColor="text1"/>
          <w:sz w:val="28"/>
          <w:szCs w:val="28"/>
        </w:rPr>
      </w:pPr>
      <w:r w:rsidRPr="007A41B6">
        <w:rPr>
          <w:rFonts w:ascii="Arial" w:eastAsiaTheme="majorEastAsia" w:hAnsi="Arial" w:cs="Arial"/>
          <w:b/>
          <w:color w:val="000000" w:themeColor="text1"/>
          <w:sz w:val="28"/>
          <w:szCs w:val="28"/>
        </w:rPr>
        <w:t>Final Project Guidelines</w:t>
      </w:r>
    </w:p>
    <w:p w:rsidR="00AD3622" w:rsidRPr="007A41B6" w:rsidRDefault="009F3E42" w:rsidP="00C45BAE">
      <w:pPr>
        <w:pStyle w:val="ListParagraph1"/>
        <w:numPr>
          <w:ilvl w:val="0"/>
          <w:numId w:val="1"/>
        </w:numPr>
        <w:jc w:val="both"/>
        <w:rPr>
          <w:rFonts w:ascii="Arial" w:eastAsia="Times New Roman" w:hAnsi="Arial" w:cs="Arial"/>
          <w:b/>
          <w:bCs/>
          <w:color w:val="000000"/>
          <w:sz w:val="24"/>
          <w:szCs w:val="24"/>
        </w:rPr>
      </w:pPr>
      <w:r w:rsidRPr="007A41B6">
        <w:rPr>
          <w:rFonts w:ascii="Arial" w:eastAsia="Times New Roman" w:hAnsi="Arial" w:cs="Arial"/>
          <w:b/>
          <w:bCs/>
          <w:color w:val="000000"/>
          <w:sz w:val="24"/>
          <w:szCs w:val="24"/>
        </w:rPr>
        <w:t xml:space="preserve">Overview     </w:t>
      </w:r>
    </w:p>
    <w:p w:rsidR="00AD3622" w:rsidRPr="007A41B6" w:rsidRDefault="009F3E42" w:rsidP="00C45BAE">
      <w:pPr>
        <w:jc w:val="both"/>
        <w:rPr>
          <w:rFonts w:ascii="Arial" w:hAnsi="Arial" w:cs="Arial"/>
          <w:b/>
          <w:sz w:val="20"/>
          <w:szCs w:val="20"/>
        </w:rPr>
      </w:pPr>
      <w:r w:rsidRPr="007A41B6">
        <w:rPr>
          <w:rFonts w:ascii="Arial" w:hAnsi="Arial" w:cs="Arial"/>
          <w:b/>
          <w:sz w:val="20"/>
          <w:szCs w:val="20"/>
        </w:rPr>
        <w:t xml:space="preserve">      </w:t>
      </w:r>
      <w:r w:rsidR="003B2859" w:rsidRPr="007A41B6">
        <w:rPr>
          <w:rFonts w:ascii="Arial" w:hAnsi="Arial" w:cs="Arial"/>
          <w:b/>
          <w:sz w:val="20"/>
          <w:szCs w:val="20"/>
        </w:rPr>
        <w:t xml:space="preserve">The project will be done in groups of 1-2 students. </w:t>
      </w:r>
      <w:r w:rsidRPr="007A41B6">
        <w:rPr>
          <w:rFonts w:ascii="Arial" w:hAnsi="Arial" w:cs="Arial"/>
          <w:b/>
          <w:sz w:val="20"/>
          <w:szCs w:val="20"/>
        </w:rPr>
        <w:t>Each team should identify a</w:t>
      </w:r>
      <w:r w:rsidR="003B2859" w:rsidRPr="007A41B6">
        <w:rPr>
          <w:rFonts w:ascii="Arial" w:hAnsi="Arial" w:cs="Arial"/>
          <w:b/>
          <w:sz w:val="20"/>
          <w:szCs w:val="20"/>
        </w:rPr>
        <w:t xml:space="preserve">n </w:t>
      </w:r>
      <w:r w:rsidR="003B2859" w:rsidRPr="007A41B6">
        <w:rPr>
          <w:rFonts w:ascii="Arial" w:hAnsi="Arial" w:cs="Arial"/>
          <w:b/>
          <w:sz w:val="20"/>
          <w:szCs w:val="20"/>
          <w:u w:val="single"/>
        </w:rPr>
        <w:t>open-ended</w:t>
      </w:r>
      <w:r w:rsidRPr="007A41B6">
        <w:rPr>
          <w:rFonts w:ascii="Arial" w:hAnsi="Arial" w:cs="Arial"/>
          <w:b/>
          <w:sz w:val="20"/>
          <w:szCs w:val="20"/>
        </w:rPr>
        <w:t xml:space="preserve"> topic on </w:t>
      </w:r>
      <w:r w:rsidR="003B2859" w:rsidRPr="007A41B6">
        <w:rPr>
          <w:rFonts w:ascii="Arial" w:hAnsi="Arial" w:cs="Arial"/>
          <w:b/>
          <w:sz w:val="20"/>
          <w:szCs w:val="20"/>
        </w:rPr>
        <w:t>“Big Data Meets New Hardware</w:t>
      </w:r>
      <w:proofErr w:type="gramStart"/>
      <w:r w:rsidR="003B2859" w:rsidRPr="007A41B6">
        <w:rPr>
          <w:rFonts w:ascii="Arial" w:hAnsi="Arial" w:cs="Arial"/>
          <w:b/>
          <w:sz w:val="20"/>
          <w:szCs w:val="20"/>
        </w:rPr>
        <w:t>”</w:t>
      </w:r>
      <w:r w:rsidRPr="007A41B6">
        <w:rPr>
          <w:rFonts w:ascii="Arial" w:hAnsi="Arial" w:cs="Arial"/>
          <w:b/>
          <w:sz w:val="20"/>
          <w:szCs w:val="20"/>
        </w:rPr>
        <w:t>, and</w:t>
      </w:r>
      <w:proofErr w:type="gramEnd"/>
      <w:r w:rsidRPr="007A41B6">
        <w:rPr>
          <w:rFonts w:ascii="Arial" w:hAnsi="Arial" w:cs="Arial"/>
          <w:b/>
          <w:sz w:val="20"/>
          <w:szCs w:val="20"/>
        </w:rPr>
        <w:t xml:space="preserve"> conduct a course project specified in one of the topics in the “Project Topics” section. </w:t>
      </w:r>
      <w:r w:rsidR="003B2859" w:rsidRPr="007A41B6">
        <w:rPr>
          <w:rFonts w:ascii="Arial" w:hAnsi="Arial" w:cs="Arial"/>
          <w:b/>
          <w:sz w:val="20"/>
          <w:szCs w:val="20"/>
        </w:rPr>
        <w:t>This is a research-oriented course, and thus we expect the course project has some research flavor (thus it should be an open-ended project).</w:t>
      </w:r>
    </w:p>
    <w:p w:rsidR="00AD3622" w:rsidRPr="007A41B6" w:rsidRDefault="009F3E42" w:rsidP="00C45BAE">
      <w:pPr>
        <w:ind w:firstLine="360"/>
        <w:jc w:val="both"/>
        <w:rPr>
          <w:rFonts w:ascii="Arial" w:eastAsia="Times New Roman" w:hAnsi="Arial" w:cs="Arial"/>
          <w:bCs/>
          <w:sz w:val="20"/>
          <w:szCs w:val="20"/>
        </w:rPr>
      </w:pPr>
      <w:r w:rsidRPr="007A41B6">
        <w:rPr>
          <w:rFonts w:ascii="Arial" w:eastAsia="Times New Roman" w:hAnsi="Arial" w:cs="Arial"/>
          <w:bCs/>
          <w:sz w:val="20"/>
          <w:szCs w:val="20"/>
        </w:rPr>
        <w:t>An </w:t>
      </w:r>
      <w:r w:rsidRPr="007A41B6">
        <w:rPr>
          <w:rFonts w:ascii="Arial" w:eastAsia="Times New Roman" w:hAnsi="Arial" w:cs="Arial"/>
          <w:bCs/>
          <w:color w:val="000000"/>
          <w:sz w:val="20"/>
          <w:szCs w:val="20"/>
        </w:rPr>
        <w:t xml:space="preserve">important component of the course is the </w:t>
      </w:r>
      <w:r w:rsidR="003B2859" w:rsidRPr="007A41B6">
        <w:rPr>
          <w:rFonts w:ascii="Arial" w:eastAsia="Times New Roman" w:hAnsi="Arial" w:cs="Arial"/>
          <w:bCs/>
          <w:color w:val="000000"/>
          <w:sz w:val="20"/>
          <w:szCs w:val="20"/>
        </w:rPr>
        <w:t>course</w:t>
      </w:r>
      <w:r w:rsidRPr="007A41B6">
        <w:rPr>
          <w:rFonts w:ascii="Arial" w:eastAsia="Times New Roman" w:hAnsi="Arial" w:cs="Arial"/>
          <w:bCs/>
          <w:color w:val="000000"/>
          <w:sz w:val="20"/>
          <w:szCs w:val="20"/>
        </w:rPr>
        <w:t xml:space="preserve"> project. Rather than having more</w:t>
      </w:r>
      <w:r w:rsidRPr="007A41B6">
        <w:rPr>
          <w:rFonts w:ascii="Arial" w:eastAsia="Times New Roman" w:hAnsi="Arial" w:cs="Arial"/>
          <w:bCs/>
          <w:sz w:val="20"/>
          <w:szCs w:val="20"/>
        </w:rPr>
        <w:t> homework</w:t>
      </w:r>
      <w:r w:rsidRPr="007A41B6">
        <w:rPr>
          <w:rFonts w:ascii="Arial" w:eastAsia="Times New Roman" w:hAnsi="Arial" w:cs="Arial"/>
          <w:bCs/>
          <w:color w:val="000000"/>
          <w:sz w:val="20"/>
          <w:szCs w:val="20"/>
        </w:rPr>
        <w:t xml:space="preserve">, the course project allows students the flexibility to explore some aspect of </w:t>
      </w:r>
      <w:ins w:id="0" w:author="Zhang Shuhao" w:date="2019-07-28T11:09:00Z">
        <w:r w:rsidR="00752909">
          <w:rPr>
            <w:rFonts w:ascii="Arial" w:eastAsia="Times New Roman" w:hAnsi="Arial" w:cs="Arial"/>
            <w:bCs/>
            <w:color w:val="000000"/>
            <w:sz w:val="20"/>
            <w:szCs w:val="20"/>
          </w:rPr>
          <w:t xml:space="preserve">the </w:t>
        </w:r>
      </w:ins>
      <w:r w:rsidR="003B2859" w:rsidRPr="007A41B6">
        <w:rPr>
          <w:rFonts w:ascii="Arial" w:eastAsia="Times New Roman" w:hAnsi="Arial" w:cs="Arial"/>
          <w:bCs/>
          <w:color w:val="000000"/>
          <w:sz w:val="20"/>
          <w:szCs w:val="20"/>
        </w:rPr>
        <w:t>big data system</w:t>
      </w:r>
      <w:r w:rsidRPr="007A41B6">
        <w:rPr>
          <w:rFonts w:ascii="Arial" w:eastAsia="Times New Roman" w:hAnsi="Arial" w:cs="Arial"/>
          <w:bCs/>
          <w:color w:val="000000"/>
          <w:sz w:val="20"/>
          <w:szCs w:val="20"/>
        </w:rPr>
        <w:t xml:space="preserve"> on their own. The project involves the development of a proposal, experimental results, and a final report. In proposing</w:t>
      </w:r>
      <w:r w:rsidRPr="007A41B6">
        <w:rPr>
          <w:rFonts w:ascii="Arial" w:eastAsia="Times New Roman" w:hAnsi="Arial" w:cs="Arial"/>
          <w:bCs/>
          <w:sz w:val="20"/>
          <w:szCs w:val="20"/>
        </w:rPr>
        <w:t> a project please keep </w:t>
      </w:r>
      <w:r w:rsidRPr="007A41B6">
        <w:rPr>
          <w:rFonts w:ascii="Arial" w:eastAsia="Times New Roman" w:hAnsi="Arial" w:cs="Arial"/>
          <w:bCs/>
          <w:color w:val="000000"/>
          <w:sz w:val="20"/>
          <w:szCs w:val="20"/>
        </w:rPr>
        <w:t>the following in mind: it is better to propose a reasonable project you can complete rather than a huge project that will be in an intermediate state at the end of the term. To receive a final grade for the project, there must be an experimental result that is shown (e.g. a graph, table, or chart) based on experiments that you perform.</w:t>
      </w:r>
      <w:r w:rsidRPr="007A41B6">
        <w:rPr>
          <w:rFonts w:ascii="Arial" w:eastAsia="Times New Roman" w:hAnsi="Arial" w:cs="Arial"/>
          <w:bCs/>
          <w:sz w:val="20"/>
          <w:szCs w:val="20"/>
        </w:rPr>
        <w:t> </w:t>
      </w:r>
    </w:p>
    <w:p w:rsidR="002C2A04" w:rsidRPr="007A41B6" w:rsidRDefault="002C2A04" w:rsidP="00C45BAE">
      <w:pPr>
        <w:ind w:firstLine="360"/>
        <w:jc w:val="both"/>
        <w:rPr>
          <w:rFonts w:ascii="Arial" w:eastAsia="Times New Roman" w:hAnsi="Arial" w:cs="Arial"/>
          <w:bCs/>
          <w:sz w:val="20"/>
          <w:szCs w:val="20"/>
        </w:rPr>
      </w:pPr>
      <w:r w:rsidRPr="007A41B6">
        <w:rPr>
          <w:rFonts w:ascii="Arial" w:eastAsia="Times New Roman" w:hAnsi="Arial" w:cs="Arial"/>
          <w:bCs/>
          <w:sz w:val="20"/>
          <w:szCs w:val="20"/>
        </w:rPr>
        <w:t xml:space="preserve">You are encouraged to </w:t>
      </w:r>
      <w:r w:rsidR="003B2859" w:rsidRPr="007A41B6">
        <w:rPr>
          <w:rFonts w:ascii="Arial" w:eastAsia="Times New Roman" w:hAnsi="Arial" w:cs="Arial"/>
          <w:bCs/>
          <w:sz w:val="20"/>
          <w:szCs w:val="20"/>
        </w:rPr>
        <w:t>use the hardware resources</w:t>
      </w:r>
      <w:r w:rsidR="00A37D13" w:rsidRPr="007A41B6">
        <w:rPr>
          <w:rFonts w:ascii="Arial" w:eastAsia="Times New Roman" w:hAnsi="Arial" w:cs="Arial"/>
          <w:bCs/>
          <w:sz w:val="20"/>
          <w:szCs w:val="20"/>
        </w:rPr>
        <w:t xml:space="preserve"> (such as multi-core server CPUs, GPUs, FPGAs)</w:t>
      </w:r>
      <w:r w:rsidR="003B2859" w:rsidRPr="007A41B6">
        <w:rPr>
          <w:rFonts w:ascii="Arial" w:eastAsia="Times New Roman" w:hAnsi="Arial" w:cs="Arial"/>
          <w:bCs/>
          <w:sz w:val="20"/>
          <w:szCs w:val="20"/>
        </w:rPr>
        <w:t xml:space="preserve"> in the cloud, in the school and in the lab</w:t>
      </w:r>
      <w:r w:rsidRPr="007A41B6">
        <w:rPr>
          <w:rFonts w:ascii="Arial" w:eastAsia="Times New Roman" w:hAnsi="Arial" w:cs="Arial"/>
          <w:bCs/>
          <w:sz w:val="20"/>
          <w:szCs w:val="20"/>
        </w:rPr>
        <w:t xml:space="preserve">. If </w:t>
      </w:r>
      <w:r w:rsidR="003B2859" w:rsidRPr="007A41B6">
        <w:rPr>
          <w:rFonts w:ascii="Arial" w:eastAsia="Times New Roman" w:hAnsi="Arial" w:cs="Arial"/>
          <w:bCs/>
          <w:sz w:val="20"/>
          <w:szCs w:val="20"/>
        </w:rPr>
        <w:t xml:space="preserve">you need help </w:t>
      </w:r>
      <w:r w:rsidRPr="007A41B6">
        <w:rPr>
          <w:rFonts w:ascii="Arial" w:eastAsia="Times New Roman" w:hAnsi="Arial" w:cs="Arial"/>
          <w:bCs/>
          <w:sz w:val="20"/>
          <w:szCs w:val="20"/>
        </w:rPr>
        <w:t xml:space="preserve">in using those resources, please contact our teaching assistant. </w:t>
      </w:r>
    </w:p>
    <w:p w:rsidR="00AD3622" w:rsidRPr="007A41B6" w:rsidRDefault="009F3E42" w:rsidP="00C45BAE">
      <w:pPr>
        <w:pStyle w:val="ListParagraph1"/>
        <w:numPr>
          <w:ilvl w:val="0"/>
          <w:numId w:val="1"/>
        </w:numPr>
        <w:jc w:val="both"/>
        <w:rPr>
          <w:rFonts w:ascii="Arial" w:eastAsia="Times New Roman" w:hAnsi="Arial" w:cs="Arial"/>
          <w:b/>
          <w:bCs/>
          <w:color w:val="000000"/>
          <w:sz w:val="24"/>
          <w:szCs w:val="24"/>
        </w:rPr>
      </w:pPr>
      <w:r w:rsidRPr="007A41B6">
        <w:rPr>
          <w:rFonts w:ascii="Arial" w:eastAsia="Times New Roman" w:hAnsi="Arial" w:cs="Arial"/>
          <w:b/>
          <w:bCs/>
          <w:color w:val="000000"/>
          <w:sz w:val="24"/>
          <w:szCs w:val="24"/>
        </w:rPr>
        <w:t>Project schedule</w:t>
      </w:r>
    </w:p>
    <w:tbl>
      <w:tblPr>
        <w:tblW w:w="8856" w:type="dxa"/>
        <w:jc w:val="center"/>
        <w:shd w:val="clear" w:color="auto" w:fill="FFFFFF"/>
        <w:tblLayout w:type="fixed"/>
        <w:tblCellMar>
          <w:left w:w="0" w:type="dxa"/>
          <w:right w:w="0" w:type="dxa"/>
        </w:tblCellMar>
        <w:tblLook w:val="04A0" w:firstRow="1" w:lastRow="0" w:firstColumn="1" w:lastColumn="0" w:noHBand="0" w:noVBand="1"/>
      </w:tblPr>
      <w:tblGrid>
        <w:gridCol w:w="2515"/>
        <w:gridCol w:w="6341"/>
      </w:tblGrid>
      <w:tr w:rsidR="00AD3622" w:rsidRPr="007A41B6">
        <w:trPr>
          <w:jc w:val="center"/>
        </w:trPr>
        <w:tc>
          <w:tcPr>
            <w:tcW w:w="2515"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rsidR="00AD3622" w:rsidRPr="007A41B6" w:rsidRDefault="008035E5" w:rsidP="00C45BAE">
            <w:pPr>
              <w:spacing w:before="100" w:beforeAutospacing="1" w:after="100" w:afterAutospacing="1" w:line="240" w:lineRule="auto"/>
              <w:jc w:val="both"/>
              <w:outlineLvl w:val="3"/>
              <w:rPr>
                <w:rFonts w:ascii="Arial" w:eastAsia="Times New Roman" w:hAnsi="Arial" w:cs="Arial"/>
                <w:b/>
                <w:bCs/>
                <w:sz w:val="20"/>
                <w:szCs w:val="20"/>
                <w:lang w:val="en-SG"/>
              </w:rPr>
            </w:pPr>
            <w:r w:rsidRPr="007A41B6">
              <w:rPr>
                <w:rFonts w:ascii="Arial" w:eastAsia="Times New Roman" w:hAnsi="Arial" w:cs="Arial"/>
                <w:sz w:val="20"/>
                <w:szCs w:val="20"/>
              </w:rPr>
              <w:t>Sep 7</w:t>
            </w:r>
            <w:r w:rsidR="00B97FF2" w:rsidRPr="007A41B6">
              <w:rPr>
                <w:rFonts w:ascii="Arial" w:eastAsia="Times New Roman" w:hAnsi="Arial" w:cs="Arial"/>
                <w:sz w:val="20"/>
                <w:szCs w:val="20"/>
              </w:rPr>
              <w:t xml:space="preserve"> 2019</w:t>
            </w:r>
          </w:p>
        </w:tc>
        <w:tc>
          <w:tcPr>
            <w:tcW w:w="6341"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p w:rsidR="00AD3622" w:rsidRPr="007A41B6" w:rsidRDefault="009F3E42" w:rsidP="00C45BAE">
            <w:pPr>
              <w:spacing w:before="100" w:beforeAutospacing="1" w:after="100" w:afterAutospacing="1" w:line="240" w:lineRule="auto"/>
              <w:jc w:val="both"/>
              <w:outlineLvl w:val="3"/>
              <w:rPr>
                <w:rFonts w:ascii="Arial" w:eastAsia="Times New Roman" w:hAnsi="Arial" w:cs="Arial"/>
                <w:b/>
                <w:bCs/>
                <w:sz w:val="20"/>
                <w:szCs w:val="20"/>
              </w:rPr>
            </w:pPr>
            <w:r w:rsidRPr="007A41B6">
              <w:rPr>
                <w:rFonts w:ascii="Arial" w:eastAsia="Times New Roman" w:hAnsi="Arial" w:cs="Arial"/>
                <w:sz w:val="20"/>
                <w:szCs w:val="20"/>
              </w:rPr>
              <w:t xml:space="preserve">Grouping </w:t>
            </w:r>
            <w:r w:rsidR="003B2859" w:rsidRPr="007A41B6">
              <w:rPr>
                <w:rFonts w:ascii="Arial" w:eastAsia="Times New Roman" w:hAnsi="Arial" w:cs="Arial"/>
                <w:sz w:val="20"/>
                <w:szCs w:val="20"/>
              </w:rPr>
              <w:t xml:space="preserve">(optional, </w:t>
            </w:r>
            <w:r w:rsidR="003B2859" w:rsidRPr="007A41B6">
              <w:rPr>
                <w:rFonts w:ascii="Arial" w:eastAsia="Times New Roman" w:hAnsi="Arial" w:cs="Arial"/>
                <w:color w:val="FF0000"/>
                <w:sz w:val="20"/>
                <w:szCs w:val="20"/>
              </w:rPr>
              <w:t>email the lecturer if you work as a team</w:t>
            </w:r>
            <w:r w:rsidR="003B2859" w:rsidRPr="007A41B6">
              <w:rPr>
                <w:rFonts w:ascii="Arial" w:eastAsia="Times New Roman" w:hAnsi="Arial" w:cs="Arial"/>
                <w:sz w:val="20"/>
                <w:szCs w:val="20"/>
              </w:rPr>
              <w:t>)</w:t>
            </w:r>
            <w:r w:rsidRPr="007A41B6">
              <w:rPr>
                <w:rFonts w:ascii="Arial" w:eastAsia="Times New Roman" w:hAnsi="Arial" w:cs="Arial"/>
                <w:sz w:val="20"/>
                <w:szCs w:val="20"/>
              </w:rPr>
              <w:t> </w:t>
            </w:r>
          </w:p>
        </w:tc>
      </w:tr>
      <w:tr w:rsidR="00AD3622" w:rsidRPr="007A41B6">
        <w:trPr>
          <w:jc w:val="center"/>
        </w:trPr>
        <w:tc>
          <w:tcPr>
            <w:tcW w:w="251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rsidR="00AD3622" w:rsidRPr="007A41B6" w:rsidRDefault="008035E5" w:rsidP="00C45BAE">
            <w:pPr>
              <w:spacing w:before="100" w:beforeAutospacing="1" w:after="100" w:afterAutospacing="1" w:line="240" w:lineRule="auto"/>
              <w:jc w:val="both"/>
              <w:outlineLvl w:val="3"/>
              <w:rPr>
                <w:rFonts w:ascii="Arial" w:eastAsia="Times New Roman" w:hAnsi="Arial" w:cs="Arial"/>
                <w:sz w:val="20"/>
                <w:szCs w:val="20"/>
              </w:rPr>
            </w:pPr>
            <w:r w:rsidRPr="007A41B6">
              <w:rPr>
                <w:rFonts w:ascii="Arial" w:eastAsia="Times New Roman" w:hAnsi="Arial" w:cs="Arial"/>
                <w:sz w:val="20"/>
                <w:szCs w:val="20"/>
              </w:rPr>
              <w:t>Oct 5</w:t>
            </w:r>
            <w:r w:rsidR="002912FB" w:rsidRPr="007A41B6">
              <w:rPr>
                <w:rFonts w:ascii="Arial" w:eastAsia="Times New Roman" w:hAnsi="Arial" w:cs="Arial"/>
                <w:sz w:val="20"/>
                <w:szCs w:val="20"/>
              </w:rPr>
              <w:t xml:space="preserve"> 201</w:t>
            </w:r>
            <w:r w:rsidR="00B97FF2" w:rsidRPr="007A41B6">
              <w:rPr>
                <w:rFonts w:ascii="Arial" w:eastAsia="Times New Roman" w:hAnsi="Arial" w:cs="Arial"/>
                <w:sz w:val="20"/>
                <w:szCs w:val="20"/>
              </w:rPr>
              <w:t>9</w:t>
            </w:r>
          </w:p>
        </w:tc>
        <w:tc>
          <w:tcPr>
            <w:tcW w:w="634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rsidR="00AD3622" w:rsidRPr="007A41B6" w:rsidRDefault="009F3E42" w:rsidP="00C45BAE">
            <w:pPr>
              <w:spacing w:before="100" w:beforeAutospacing="1" w:after="100" w:afterAutospacing="1" w:line="240" w:lineRule="auto"/>
              <w:jc w:val="both"/>
              <w:outlineLvl w:val="3"/>
              <w:rPr>
                <w:rFonts w:ascii="Arial" w:eastAsia="Times New Roman" w:hAnsi="Arial" w:cs="Arial"/>
                <w:b/>
                <w:bCs/>
                <w:sz w:val="20"/>
                <w:szCs w:val="20"/>
              </w:rPr>
            </w:pPr>
            <w:r w:rsidRPr="007A41B6">
              <w:rPr>
                <w:rFonts w:ascii="Arial" w:eastAsia="Times New Roman" w:hAnsi="Arial" w:cs="Arial"/>
                <w:sz w:val="20"/>
                <w:szCs w:val="20"/>
              </w:rPr>
              <w:t>Submit a project proposal (See Section 6)</w:t>
            </w:r>
          </w:p>
        </w:tc>
      </w:tr>
      <w:tr w:rsidR="00AD3622" w:rsidRPr="007A41B6">
        <w:trPr>
          <w:jc w:val="center"/>
        </w:trPr>
        <w:tc>
          <w:tcPr>
            <w:tcW w:w="251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rsidR="00AD3622" w:rsidRPr="007A41B6" w:rsidRDefault="008035E5" w:rsidP="00C45BAE">
            <w:pPr>
              <w:spacing w:before="100" w:beforeAutospacing="1" w:after="100" w:afterAutospacing="1" w:line="240" w:lineRule="auto"/>
              <w:jc w:val="both"/>
              <w:outlineLvl w:val="3"/>
              <w:rPr>
                <w:rFonts w:ascii="Arial" w:eastAsia="Times New Roman" w:hAnsi="Arial" w:cs="Arial"/>
                <w:sz w:val="20"/>
                <w:szCs w:val="20"/>
              </w:rPr>
            </w:pPr>
            <w:r w:rsidRPr="007A41B6">
              <w:rPr>
                <w:rFonts w:ascii="Arial" w:eastAsia="Times New Roman" w:hAnsi="Arial" w:cs="Arial"/>
                <w:sz w:val="20"/>
                <w:szCs w:val="20"/>
              </w:rPr>
              <w:t>Nov 14</w:t>
            </w:r>
            <w:r w:rsidR="002912FB" w:rsidRPr="007A41B6">
              <w:rPr>
                <w:rFonts w:ascii="Arial" w:eastAsia="Times New Roman" w:hAnsi="Arial" w:cs="Arial"/>
                <w:sz w:val="20"/>
                <w:szCs w:val="20"/>
              </w:rPr>
              <w:t xml:space="preserve"> 201</w:t>
            </w:r>
            <w:r w:rsidR="00B97FF2" w:rsidRPr="007A41B6">
              <w:rPr>
                <w:rFonts w:ascii="Arial" w:eastAsia="Times New Roman" w:hAnsi="Arial" w:cs="Arial"/>
                <w:sz w:val="20"/>
                <w:szCs w:val="20"/>
              </w:rPr>
              <w:t>9</w:t>
            </w:r>
          </w:p>
        </w:tc>
        <w:tc>
          <w:tcPr>
            <w:tcW w:w="634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rsidR="00AD3622" w:rsidRPr="007A41B6" w:rsidRDefault="009F3E42" w:rsidP="00C45BAE">
            <w:pPr>
              <w:spacing w:before="100" w:beforeAutospacing="1" w:after="100" w:afterAutospacing="1" w:line="240" w:lineRule="auto"/>
              <w:jc w:val="both"/>
              <w:outlineLvl w:val="3"/>
              <w:rPr>
                <w:rFonts w:ascii="Arial" w:eastAsia="Times New Roman" w:hAnsi="Arial" w:cs="Arial"/>
                <w:b/>
                <w:bCs/>
                <w:sz w:val="20"/>
                <w:szCs w:val="20"/>
              </w:rPr>
            </w:pPr>
            <w:r w:rsidRPr="007A41B6">
              <w:rPr>
                <w:rFonts w:ascii="Arial" w:eastAsia="Times New Roman" w:hAnsi="Arial" w:cs="Arial"/>
                <w:sz w:val="20"/>
                <w:szCs w:val="20"/>
              </w:rPr>
              <w:t xml:space="preserve">Project presentation </w:t>
            </w:r>
          </w:p>
        </w:tc>
      </w:tr>
      <w:tr w:rsidR="00AD3622" w:rsidRPr="007A41B6">
        <w:trPr>
          <w:jc w:val="center"/>
        </w:trPr>
        <w:tc>
          <w:tcPr>
            <w:tcW w:w="251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rsidR="00AD3622" w:rsidRPr="007A41B6" w:rsidRDefault="008035E5" w:rsidP="00C45BAE">
            <w:pPr>
              <w:spacing w:before="100" w:beforeAutospacing="1" w:after="100" w:afterAutospacing="1" w:line="240" w:lineRule="auto"/>
              <w:jc w:val="both"/>
              <w:outlineLvl w:val="3"/>
              <w:rPr>
                <w:rFonts w:ascii="Arial" w:hAnsi="Arial" w:cs="Arial"/>
                <w:b/>
                <w:bCs/>
                <w:sz w:val="20"/>
                <w:szCs w:val="20"/>
              </w:rPr>
            </w:pPr>
            <w:r w:rsidRPr="007A41B6">
              <w:rPr>
                <w:rFonts w:ascii="Arial" w:eastAsia="Times New Roman" w:hAnsi="Arial" w:cs="Arial"/>
                <w:sz w:val="20"/>
                <w:szCs w:val="20"/>
              </w:rPr>
              <w:t>Nov 16</w:t>
            </w:r>
            <w:r w:rsidR="002912FB" w:rsidRPr="007A41B6">
              <w:rPr>
                <w:rFonts w:ascii="Arial" w:eastAsia="Times New Roman" w:hAnsi="Arial" w:cs="Arial"/>
                <w:sz w:val="20"/>
                <w:szCs w:val="20"/>
              </w:rPr>
              <w:t xml:space="preserve"> 201</w:t>
            </w:r>
            <w:r w:rsidR="00B97FF2" w:rsidRPr="007A41B6">
              <w:rPr>
                <w:rFonts w:ascii="Arial" w:eastAsia="Times New Roman" w:hAnsi="Arial" w:cs="Arial"/>
                <w:sz w:val="20"/>
                <w:szCs w:val="20"/>
              </w:rPr>
              <w:t>9</w:t>
            </w:r>
          </w:p>
        </w:tc>
        <w:tc>
          <w:tcPr>
            <w:tcW w:w="634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rsidR="00AD3622" w:rsidRPr="007A41B6" w:rsidRDefault="009F3E42" w:rsidP="00C45BAE">
            <w:pPr>
              <w:spacing w:before="100" w:beforeAutospacing="1" w:after="100" w:afterAutospacing="1" w:line="240" w:lineRule="auto"/>
              <w:jc w:val="both"/>
              <w:outlineLvl w:val="3"/>
              <w:rPr>
                <w:rFonts w:ascii="Arial" w:eastAsia="Times New Roman" w:hAnsi="Arial" w:cs="Arial"/>
                <w:b/>
                <w:bCs/>
                <w:sz w:val="20"/>
                <w:szCs w:val="20"/>
              </w:rPr>
            </w:pPr>
            <w:r w:rsidRPr="007A41B6">
              <w:rPr>
                <w:rFonts w:ascii="Arial" w:eastAsia="Times New Roman" w:hAnsi="Arial" w:cs="Arial"/>
                <w:sz w:val="20"/>
                <w:szCs w:val="20"/>
              </w:rPr>
              <w:t xml:space="preserve">Project due – report must be submitted (upload to </w:t>
            </w:r>
            <w:proofErr w:type="spellStart"/>
            <w:r w:rsidR="003B2859" w:rsidRPr="007A41B6">
              <w:rPr>
                <w:rFonts w:ascii="Arial" w:eastAsia="Times New Roman" w:hAnsi="Arial" w:cs="Arial"/>
                <w:sz w:val="20"/>
                <w:szCs w:val="20"/>
              </w:rPr>
              <w:t>LumiNUS</w:t>
            </w:r>
            <w:proofErr w:type="spellEnd"/>
            <w:r w:rsidRPr="007A41B6">
              <w:rPr>
                <w:rFonts w:ascii="Arial" w:eastAsia="Times New Roman" w:hAnsi="Arial" w:cs="Arial"/>
                <w:sz w:val="20"/>
                <w:szCs w:val="20"/>
              </w:rPr>
              <w:t>)</w:t>
            </w:r>
          </w:p>
        </w:tc>
      </w:tr>
    </w:tbl>
    <w:p w:rsidR="00AD3622" w:rsidRPr="007A41B6" w:rsidRDefault="002912FB" w:rsidP="00C45BAE">
      <w:pPr>
        <w:jc w:val="both"/>
        <w:rPr>
          <w:rFonts w:ascii="Arial" w:hAnsi="Arial" w:cs="Arial"/>
          <w:sz w:val="20"/>
          <w:szCs w:val="20"/>
          <w:lang w:val="en-SG"/>
        </w:rPr>
      </w:pPr>
      <w:r w:rsidRPr="007A41B6">
        <w:rPr>
          <w:rFonts w:ascii="Arial" w:hAnsi="Arial" w:cs="Arial"/>
          <w:sz w:val="20"/>
          <w:szCs w:val="20"/>
          <w:lang w:val="en-SG"/>
        </w:rPr>
        <w:t>* all deadlines are 11:59pm of the date.</w:t>
      </w:r>
      <w:r w:rsidR="003B2859" w:rsidRPr="007A41B6">
        <w:rPr>
          <w:rFonts w:ascii="Arial" w:hAnsi="Arial" w:cs="Arial"/>
          <w:sz w:val="20"/>
          <w:szCs w:val="20"/>
          <w:lang w:val="en-SG"/>
        </w:rPr>
        <w:t xml:space="preserve"> All reports and slides should be uploaded to </w:t>
      </w:r>
      <w:proofErr w:type="spellStart"/>
      <w:r w:rsidR="003B2859" w:rsidRPr="007A41B6">
        <w:rPr>
          <w:rFonts w:ascii="Arial" w:hAnsi="Arial" w:cs="Arial"/>
          <w:sz w:val="20"/>
          <w:szCs w:val="20"/>
          <w:lang w:val="en-SG"/>
        </w:rPr>
        <w:t>LumiNUS</w:t>
      </w:r>
      <w:proofErr w:type="spellEnd"/>
      <w:r w:rsidR="003B2859" w:rsidRPr="007A41B6">
        <w:rPr>
          <w:rFonts w:ascii="Arial" w:hAnsi="Arial" w:cs="Arial"/>
          <w:sz w:val="20"/>
          <w:szCs w:val="20"/>
          <w:lang w:val="en-SG"/>
        </w:rPr>
        <w:t>.</w:t>
      </w:r>
    </w:p>
    <w:p w:rsidR="00BA124D" w:rsidRPr="00BA124D" w:rsidRDefault="009F3E42" w:rsidP="00BA124D">
      <w:pPr>
        <w:pStyle w:val="ListParagraph1"/>
        <w:numPr>
          <w:ilvl w:val="0"/>
          <w:numId w:val="1"/>
        </w:numPr>
        <w:jc w:val="both"/>
        <w:rPr>
          <w:rFonts w:ascii="Arial" w:eastAsia="Times New Roman" w:hAnsi="Arial" w:cs="Arial"/>
          <w:b/>
          <w:bCs/>
          <w:color w:val="000000"/>
          <w:sz w:val="24"/>
          <w:szCs w:val="24"/>
        </w:rPr>
      </w:pPr>
      <w:r w:rsidRPr="007A41B6">
        <w:rPr>
          <w:rFonts w:ascii="Arial" w:eastAsia="Times New Roman" w:hAnsi="Arial" w:cs="Arial"/>
          <w:b/>
          <w:bCs/>
          <w:color w:val="000000"/>
          <w:sz w:val="24"/>
          <w:szCs w:val="24"/>
        </w:rPr>
        <w:t>Project Topics</w:t>
      </w:r>
    </w:p>
    <w:p w:rsidR="00BA124D" w:rsidRPr="00BA124D" w:rsidRDefault="00BA124D" w:rsidP="00C45BAE">
      <w:pPr>
        <w:jc w:val="both"/>
        <w:rPr>
          <w:rFonts w:ascii="Arial" w:hAnsi="Arial" w:cs="Arial"/>
          <w:bCs/>
          <w:color w:val="000000"/>
          <w:sz w:val="20"/>
          <w:szCs w:val="20"/>
          <w:lang w:val="en-SG"/>
        </w:rPr>
      </w:pPr>
      <w:r>
        <w:rPr>
          <w:rFonts w:ascii="Arial" w:eastAsia="Times New Roman" w:hAnsi="Arial" w:cs="Arial"/>
          <w:bCs/>
          <w:color w:val="000000"/>
          <w:sz w:val="20"/>
          <w:szCs w:val="20"/>
        </w:rPr>
        <w:t xml:space="preserve">Selecting a topic is a very important and usually time-consuming step in completing a research project. </w:t>
      </w:r>
      <w:r>
        <w:rPr>
          <w:rFonts w:ascii="Arial" w:hAnsi="Arial" w:cs="Arial"/>
          <w:bCs/>
          <w:color w:val="000000"/>
          <w:sz w:val="20"/>
          <w:szCs w:val="20"/>
          <w:lang w:val="en-SG"/>
        </w:rPr>
        <w:t>Often, you need to have many rounds of brain</w:t>
      </w:r>
      <w:del w:id="1" w:author="Zhang Shuhao" w:date="2019-07-28T11:09:00Z">
        <w:r w:rsidDel="00752909">
          <w:rPr>
            <w:rFonts w:ascii="Arial" w:hAnsi="Arial" w:cs="Arial"/>
            <w:bCs/>
            <w:color w:val="000000"/>
            <w:sz w:val="20"/>
            <w:szCs w:val="20"/>
            <w:lang w:val="en-SG"/>
          </w:rPr>
          <w:delText xml:space="preserve"> </w:delText>
        </w:r>
      </w:del>
      <w:r>
        <w:rPr>
          <w:rFonts w:ascii="Arial" w:hAnsi="Arial" w:cs="Arial"/>
          <w:bCs/>
          <w:color w:val="000000"/>
          <w:sz w:val="20"/>
          <w:szCs w:val="20"/>
          <w:lang w:val="en-SG"/>
        </w:rPr>
        <w:t xml:space="preserve">storming as well as reading quite some papers. After many failures, you </w:t>
      </w:r>
      <w:r w:rsidR="001E2D31">
        <w:rPr>
          <w:rFonts w:ascii="Arial" w:hAnsi="Arial" w:cs="Arial"/>
          <w:bCs/>
          <w:color w:val="000000"/>
          <w:sz w:val="20"/>
          <w:szCs w:val="20"/>
          <w:lang w:val="en-SG"/>
        </w:rPr>
        <w:t xml:space="preserve">finally </w:t>
      </w:r>
      <w:r>
        <w:rPr>
          <w:rFonts w:ascii="Arial" w:hAnsi="Arial" w:cs="Arial"/>
          <w:bCs/>
          <w:color w:val="000000"/>
          <w:sz w:val="20"/>
          <w:szCs w:val="20"/>
          <w:lang w:val="en-SG"/>
        </w:rPr>
        <w:t xml:space="preserve">find an interesting research topic to work on. </w:t>
      </w:r>
      <w:r w:rsidRPr="00BA124D">
        <w:rPr>
          <w:rFonts w:ascii="Arial" w:hAnsi="Arial" w:cs="Arial"/>
          <w:bCs/>
          <w:i/>
          <w:color w:val="000000"/>
          <w:sz w:val="20"/>
          <w:szCs w:val="20"/>
          <w:lang w:val="en-SG"/>
        </w:rPr>
        <w:t>Tips: keep on trying and talk to others including me when appropriate.</w:t>
      </w:r>
      <w:r>
        <w:rPr>
          <w:rFonts w:ascii="Arial" w:hAnsi="Arial" w:cs="Arial"/>
          <w:bCs/>
          <w:color w:val="000000"/>
          <w:sz w:val="20"/>
          <w:szCs w:val="20"/>
          <w:lang w:val="en-SG"/>
        </w:rPr>
        <w:t xml:space="preserve"> </w:t>
      </w:r>
    </w:p>
    <w:p w:rsidR="00AD3622" w:rsidRPr="007A41B6" w:rsidRDefault="009F3E42" w:rsidP="00C45BAE">
      <w:pPr>
        <w:jc w:val="both"/>
        <w:rPr>
          <w:rFonts w:ascii="Arial" w:eastAsia="Times New Roman" w:hAnsi="Arial" w:cs="Arial"/>
          <w:bCs/>
          <w:color w:val="000000"/>
          <w:sz w:val="20"/>
          <w:szCs w:val="20"/>
        </w:rPr>
      </w:pPr>
      <w:r w:rsidRPr="007A41B6">
        <w:rPr>
          <w:rFonts w:ascii="Arial" w:eastAsia="Times New Roman" w:hAnsi="Arial" w:cs="Arial"/>
          <w:bCs/>
          <w:color w:val="000000"/>
          <w:sz w:val="20"/>
          <w:szCs w:val="20"/>
        </w:rPr>
        <w:t>The topic of the course project can be ONE of the followings:</w:t>
      </w:r>
    </w:p>
    <w:p w:rsidR="00AD3622" w:rsidRPr="007A41B6" w:rsidRDefault="00A37D13" w:rsidP="00C45BAE">
      <w:pPr>
        <w:pStyle w:val="ListParagraph1"/>
        <w:numPr>
          <w:ilvl w:val="0"/>
          <w:numId w:val="2"/>
        </w:numPr>
        <w:jc w:val="both"/>
        <w:rPr>
          <w:rFonts w:ascii="Arial" w:eastAsia="Times New Roman" w:hAnsi="Arial" w:cs="Arial"/>
          <w:b/>
          <w:bCs/>
          <w:color w:val="000000"/>
          <w:sz w:val="20"/>
          <w:szCs w:val="20"/>
        </w:rPr>
      </w:pPr>
      <w:r w:rsidRPr="007A41B6">
        <w:rPr>
          <w:rFonts w:ascii="Arial" w:eastAsia="Times New Roman" w:hAnsi="Arial" w:cs="Arial"/>
          <w:b/>
          <w:bCs/>
          <w:color w:val="000000"/>
          <w:sz w:val="20"/>
          <w:szCs w:val="20"/>
        </w:rPr>
        <w:t>Benchmarking Studies and Algorithmic Implementation</w:t>
      </w:r>
    </w:p>
    <w:p w:rsidR="00A37D13" w:rsidRPr="007A41B6" w:rsidRDefault="00A37D13" w:rsidP="00C45BAE">
      <w:pPr>
        <w:ind w:firstLine="360"/>
        <w:jc w:val="both"/>
        <w:rPr>
          <w:rFonts w:ascii="Arial" w:eastAsia="Times New Roman" w:hAnsi="Arial" w:cs="Arial"/>
          <w:bCs/>
          <w:color w:val="000000"/>
          <w:sz w:val="20"/>
          <w:szCs w:val="20"/>
        </w:rPr>
      </w:pPr>
      <w:r w:rsidRPr="007A41B6">
        <w:rPr>
          <w:rFonts w:ascii="Arial" w:eastAsia="Times New Roman" w:hAnsi="Arial" w:cs="Arial"/>
          <w:bCs/>
          <w:color w:val="000000"/>
          <w:sz w:val="20"/>
          <w:szCs w:val="20"/>
        </w:rPr>
        <w:t xml:space="preserve">Benchmarking studies help researchers and developers to understand the interplay between big data systems and new hardware. This </w:t>
      </w:r>
      <w:r w:rsidR="00C45BAE">
        <w:rPr>
          <w:rFonts w:ascii="Arial" w:eastAsia="Times New Roman" w:hAnsi="Arial" w:cs="Arial"/>
          <w:bCs/>
          <w:color w:val="000000"/>
          <w:sz w:val="20"/>
          <w:szCs w:val="20"/>
        </w:rPr>
        <w:t>is</w:t>
      </w:r>
      <w:r w:rsidRPr="007A41B6">
        <w:rPr>
          <w:rFonts w:ascii="Arial" w:eastAsia="Times New Roman" w:hAnsi="Arial" w:cs="Arial"/>
          <w:bCs/>
          <w:color w:val="000000"/>
          <w:sz w:val="20"/>
          <w:szCs w:val="20"/>
        </w:rPr>
        <w:t xml:space="preserve"> very important for this field, due to the evolution and complexity coming from both hardware and software sides. </w:t>
      </w:r>
    </w:p>
    <w:p w:rsidR="00A37D13" w:rsidRPr="00C45BAE" w:rsidRDefault="00A37D13" w:rsidP="00C45BAE">
      <w:pPr>
        <w:pStyle w:val="ListParagraph"/>
        <w:numPr>
          <w:ilvl w:val="0"/>
          <w:numId w:val="10"/>
        </w:numPr>
        <w:jc w:val="both"/>
        <w:rPr>
          <w:rFonts w:ascii="Arial" w:eastAsia="Times New Roman" w:hAnsi="Arial" w:cs="Arial"/>
          <w:bCs/>
          <w:color w:val="000000"/>
          <w:sz w:val="20"/>
          <w:szCs w:val="20"/>
        </w:rPr>
      </w:pPr>
      <w:r w:rsidRPr="00C45BAE">
        <w:rPr>
          <w:rFonts w:ascii="Arial" w:eastAsia="Times New Roman" w:hAnsi="Arial" w:cs="Arial"/>
          <w:bCs/>
          <w:i/>
          <w:color w:val="000000"/>
          <w:sz w:val="20"/>
          <w:szCs w:val="20"/>
        </w:rPr>
        <w:t>Evolution:</w:t>
      </w:r>
      <w:r w:rsidRPr="00C45BAE">
        <w:rPr>
          <w:rFonts w:ascii="Arial" w:eastAsia="Times New Roman" w:hAnsi="Arial" w:cs="Arial"/>
          <w:bCs/>
          <w:color w:val="000000"/>
          <w:sz w:val="20"/>
          <w:szCs w:val="20"/>
        </w:rPr>
        <w:t xml:space="preserve"> On the one hand, new hardware like GPUs and FPGAs is still evolving and new features have been added to the architecture. On the other hand, big data systems are also evolving due to new requirements such as new applications and new data sets.</w:t>
      </w:r>
    </w:p>
    <w:p w:rsidR="00AD3622" w:rsidRPr="00C45BAE" w:rsidRDefault="00A37D13" w:rsidP="00C45BAE">
      <w:pPr>
        <w:pStyle w:val="ListParagraph"/>
        <w:numPr>
          <w:ilvl w:val="0"/>
          <w:numId w:val="10"/>
        </w:numPr>
        <w:jc w:val="both"/>
        <w:rPr>
          <w:rFonts w:ascii="Arial" w:eastAsia="Times New Roman" w:hAnsi="Arial" w:cs="Arial"/>
          <w:bCs/>
          <w:color w:val="000000"/>
          <w:sz w:val="20"/>
          <w:szCs w:val="20"/>
        </w:rPr>
      </w:pPr>
      <w:r w:rsidRPr="00C45BAE">
        <w:rPr>
          <w:rFonts w:ascii="Arial" w:eastAsia="Times New Roman" w:hAnsi="Arial" w:cs="Arial"/>
          <w:bCs/>
          <w:i/>
          <w:color w:val="000000"/>
          <w:sz w:val="20"/>
          <w:szCs w:val="20"/>
        </w:rPr>
        <w:t xml:space="preserve">Complexity: </w:t>
      </w:r>
      <w:r w:rsidRPr="00C45BAE">
        <w:rPr>
          <w:rFonts w:ascii="Arial" w:eastAsia="Times New Roman" w:hAnsi="Arial" w:cs="Arial"/>
          <w:bCs/>
          <w:color w:val="000000"/>
          <w:sz w:val="20"/>
          <w:szCs w:val="20"/>
        </w:rPr>
        <w:t>Some core operations in big data systems are complicated (such as joins in databases), and their interplay with new hardware poses new challenges.</w:t>
      </w:r>
    </w:p>
    <w:p w:rsidR="000C43FC" w:rsidRPr="007A41B6" w:rsidRDefault="00A37D13" w:rsidP="00C45BAE">
      <w:pPr>
        <w:ind w:firstLine="360"/>
        <w:jc w:val="both"/>
        <w:rPr>
          <w:rFonts w:ascii="Arial" w:hAnsi="Arial" w:cs="Arial"/>
          <w:sz w:val="20"/>
          <w:szCs w:val="20"/>
        </w:rPr>
      </w:pPr>
      <w:r w:rsidRPr="007A41B6">
        <w:rPr>
          <w:rFonts w:ascii="Arial" w:eastAsia="Times New Roman" w:hAnsi="Arial" w:cs="Arial"/>
          <w:bCs/>
          <w:i/>
          <w:color w:val="000000"/>
          <w:sz w:val="20"/>
          <w:szCs w:val="20"/>
        </w:rPr>
        <w:t xml:space="preserve">Example 1: </w:t>
      </w:r>
      <w:r w:rsidR="000C43FC" w:rsidRPr="007A41B6">
        <w:rPr>
          <w:rFonts w:ascii="Arial" w:eastAsia="Times New Roman" w:hAnsi="Arial" w:cs="Arial"/>
          <w:bCs/>
          <w:i/>
          <w:color w:val="000000"/>
          <w:sz w:val="20"/>
          <w:szCs w:val="20"/>
        </w:rPr>
        <w:t>Data Partitioning</w:t>
      </w:r>
      <w:r w:rsidR="00C45BAE">
        <w:rPr>
          <w:rFonts w:ascii="Arial" w:eastAsia="Times New Roman" w:hAnsi="Arial" w:cs="Arial"/>
          <w:bCs/>
          <w:i/>
          <w:color w:val="000000"/>
          <w:sz w:val="20"/>
          <w:szCs w:val="20"/>
        </w:rPr>
        <w:t>.</w:t>
      </w:r>
      <w:r w:rsidR="000C43FC" w:rsidRPr="007A41B6">
        <w:rPr>
          <w:rFonts w:ascii="Arial" w:eastAsia="Times New Roman" w:hAnsi="Arial" w:cs="Arial"/>
          <w:bCs/>
          <w:i/>
          <w:color w:val="000000"/>
          <w:sz w:val="20"/>
          <w:szCs w:val="20"/>
        </w:rPr>
        <w:t xml:space="preserve"> </w:t>
      </w:r>
      <w:r w:rsidR="000C43FC" w:rsidRPr="007A41B6">
        <w:rPr>
          <w:rFonts w:ascii="Arial" w:hAnsi="Arial" w:cs="Arial"/>
          <w:sz w:val="20"/>
          <w:szCs w:val="20"/>
        </w:rPr>
        <w:t xml:space="preserve">Data partitioning is a basic and important building block for many advanced applications such as in databases and machine learning. Data partitioning has been studied carefully on CPUs (e.g., [1][2]). </w:t>
      </w:r>
      <w:r w:rsidR="00791914" w:rsidRPr="007A41B6">
        <w:rPr>
          <w:rFonts w:ascii="Arial" w:hAnsi="Arial" w:cs="Arial"/>
          <w:sz w:val="20"/>
          <w:szCs w:val="20"/>
        </w:rPr>
        <w:t xml:space="preserve">There are some unanswered research problems: a) whether and how those </w:t>
      </w:r>
      <w:r w:rsidR="00791914" w:rsidRPr="007A41B6">
        <w:rPr>
          <w:rFonts w:ascii="Arial" w:hAnsi="Arial" w:cs="Arial"/>
          <w:sz w:val="20"/>
          <w:szCs w:val="20"/>
        </w:rPr>
        <w:lastRenderedPageBreak/>
        <w:t xml:space="preserve">optimizations can be ported to multiple sockets of CPUs particularly with NUMA effect and also how to integrate those optimizations under </w:t>
      </w:r>
      <w:ins w:id="2" w:author="Zhang Shuhao" w:date="2019-07-28T11:10:00Z">
        <w:r w:rsidR="00752909">
          <w:rPr>
            <w:rFonts w:ascii="Arial" w:hAnsi="Arial" w:cs="Arial"/>
            <w:sz w:val="20"/>
            <w:szCs w:val="20"/>
          </w:rPr>
          <w:t xml:space="preserve">the </w:t>
        </w:r>
      </w:ins>
      <w:r w:rsidR="00791914" w:rsidRPr="007A41B6">
        <w:rPr>
          <w:rFonts w:ascii="Arial" w:hAnsi="Arial" w:cs="Arial"/>
          <w:sz w:val="20"/>
          <w:szCs w:val="20"/>
        </w:rPr>
        <w:t xml:space="preserve">entire query execution context. Current works focus on a single CPU and also optimizations with the data partitioning operation itself (e.g., without considering the input and output operators of data partitioning); b) whether and how those optimizations can be ported for optimizations on other heterogeneous architectures such as GPUs and FPGAs. </w:t>
      </w:r>
    </w:p>
    <w:p w:rsidR="00791914" w:rsidRPr="007A41B6" w:rsidRDefault="00791914" w:rsidP="00C45BAE">
      <w:pPr>
        <w:ind w:firstLine="360"/>
        <w:jc w:val="both"/>
        <w:rPr>
          <w:rFonts w:ascii="Arial" w:hAnsi="Arial" w:cs="Arial"/>
          <w:color w:val="000000"/>
          <w:sz w:val="20"/>
          <w:szCs w:val="20"/>
          <w:shd w:val="clear" w:color="auto" w:fill="FFFFFF"/>
        </w:rPr>
      </w:pPr>
      <w:r w:rsidRPr="007A41B6">
        <w:rPr>
          <w:rFonts w:ascii="Arial" w:eastAsia="Times New Roman" w:hAnsi="Arial" w:cs="Arial"/>
          <w:bCs/>
          <w:color w:val="000000"/>
          <w:sz w:val="20"/>
          <w:szCs w:val="20"/>
        </w:rPr>
        <w:t xml:space="preserve">[1] </w:t>
      </w:r>
      <w:r w:rsidRPr="007A41B6">
        <w:rPr>
          <w:rFonts w:ascii="Arial" w:hAnsi="Arial" w:cs="Arial"/>
          <w:color w:val="000000"/>
          <w:sz w:val="20"/>
          <w:szCs w:val="20"/>
          <w:shd w:val="clear" w:color="auto" w:fill="FFFFFF"/>
        </w:rPr>
        <w:t xml:space="preserve">Felix Martin </w:t>
      </w:r>
      <w:proofErr w:type="spellStart"/>
      <w:r w:rsidRPr="007A41B6">
        <w:rPr>
          <w:rFonts w:ascii="Arial" w:hAnsi="Arial" w:cs="Arial"/>
          <w:color w:val="000000"/>
          <w:sz w:val="20"/>
          <w:szCs w:val="20"/>
          <w:shd w:val="clear" w:color="auto" w:fill="FFFFFF"/>
        </w:rPr>
        <w:t>Schuhknecht</w:t>
      </w:r>
      <w:proofErr w:type="spellEnd"/>
      <w:r w:rsidRPr="007A41B6">
        <w:rPr>
          <w:rFonts w:ascii="Arial" w:hAnsi="Arial" w:cs="Arial"/>
          <w:color w:val="000000"/>
          <w:sz w:val="20"/>
          <w:szCs w:val="20"/>
          <w:shd w:val="clear" w:color="auto" w:fill="FFFFFF"/>
        </w:rPr>
        <w:t xml:space="preserve">, Pankaj </w:t>
      </w:r>
      <w:proofErr w:type="spellStart"/>
      <w:r w:rsidRPr="007A41B6">
        <w:rPr>
          <w:rFonts w:ascii="Arial" w:hAnsi="Arial" w:cs="Arial"/>
          <w:color w:val="000000"/>
          <w:sz w:val="20"/>
          <w:szCs w:val="20"/>
          <w:shd w:val="clear" w:color="auto" w:fill="FFFFFF"/>
        </w:rPr>
        <w:t>Khanchandani</w:t>
      </w:r>
      <w:proofErr w:type="spellEnd"/>
      <w:r w:rsidRPr="007A41B6">
        <w:rPr>
          <w:rFonts w:ascii="Arial" w:hAnsi="Arial" w:cs="Arial"/>
          <w:color w:val="000000"/>
          <w:sz w:val="20"/>
          <w:szCs w:val="20"/>
          <w:shd w:val="clear" w:color="auto" w:fill="FFFFFF"/>
        </w:rPr>
        <w:t>, and Jens Dittrich. 2015. On the surprising difficulty of simple things: the case of radix partitioning. </w:t>
      </w:r>
      <w:r w:rsidRPr="007A41B6">
        <w:rPr>
          <w:rStyle w:val="Emphasis"/>
          <w:rFonts w:ascii="Arial" w:hAnsi="Arial" w:cs="Arial"/>
          <w:i w:val="0"/>
          <w:iCs w:val="0"/>
          <w:color w:val="000000"/>
          <w:sz w:val="20"/>
          <w:szCs w:val="20"/>
          <w:shd w:val="clear" w:color="auto" w:fill="FFFFFF"/>
        </w:rPr>
        <w:t>Proc. VLDB Endow.</w:t>
      </w:r>
      <w:r w:rsidRPr="007A41B6">
        <w:rPr>
          <w:rFonts w:ascii="Arial" w:hAnsi="Arial" w:cs="Arial"/>
          <w:color w:val="000000"/>
          <w:sz w:val="20"/>
          <w:szCs w:val="20"/>
          <w:shd w:val="clear" w:color="auto" w:fill="FFFFFF"/>
        </w:rPr>
        <w:t xml:space="preserve"> 8, 9 (May 2015), 934-937. DOI: </w:t>
      </w:r>
      <w:hyperlink r:id="rId9" w:history="1">
        <w:r w:rsidRPr="007A41B6">
          <w:rPr>
            <w:rStyle w:val="Hyperlink"/>
            <w:rFonts w:ascii="Arial" w:hAnsi="Arial" w:cs="Arial"/>
            <w:sz w:val="20"/>
            <w:szCs w:val="20"/>
            <w:shd w:val="clear" w:color="auto" w:fill="FFFFFF"/>
          </w:rPr>
          <w:t>https://doi.org/10.14778/2777598.2777602</w:t>
        </w:r>
      </w:hyperlink>
    </w:p>
    <w:p w:rsidR="00791914" w:rsidRPr="007A41B6" w:rsidRDefault="00791914" w:rsidP="00C45BAE">
      <w:pPr>
        <w:ind w:firstLine="360"/>
        <w:jc w:val="both"/>
        <w:rPr>
          <w:rFonts w:ascii="Arial" w:eastAsia="Times New Roman" w:hAnsi="Arial" w:cs="Arial"/>
          <w:bCs/>
          <w:color w:val="000000"/>
          <w:sz w:val="20"/>
          <w:szCs w:val="20"/>
        </w:rPr>
      </w:pPr>
      <w:r w:rsidRPr="007A41B6">
        <w:rPr>
          <w:rFonts w:ascii="Arial" w:hAnsi="Arial" w:cs="Arial"/>
          <w:color w:val="000000"/>
          <w:sz w:val="20"/>
          <w:szCs w:val="20"/>
          <w:shd w:val="clear" w:color="auto" w:fill="FFFFFF"/>
        </w:rPr>
        <w:t>[2]</w:t>
      </w:r>
      <w:r w:rsidRPr="007A41B6">
        <w:rPr>
          <w:rFonts w:ascii="Arial" w:hAnsi="Arial" w:cs="Arial"/>
          <w:sz w:val="20"/>
          <w:szCs w:val="20"/>
        </w:rPr>
        <w:t xml:space="preserve"> </w:t>
      </w:r>
      <w:proofErr w:type="spellStart"/>
      <w:r w:rsidRPr="007A41B6">
        <w:rPr>
          <w:rFonts w:ascii="Arial" w:hAnsi="Arial" w:cs="Arial"/>
          <w:color w:val="000000"/>
          <w:sz w:val="20"/>
          <w:szCs w:val="20"/>
          <w:shd w:val="clear" w:color="auto" w:fill="FFFFFF"/>
        </w:rPr>
        <w:t>Zuyu</w:t>
      </w:r>
      <w:proofErr w:type="spellEnd"/>
      <w:r w:rsidRPr="007A41B6">
        <w:rPr>
          <w:rFonts w:ascii="Arial" w:hAnsi="Arial" w:cs="Arial"/>
          <w:color w:val="000000"/>
          <w:sz w:val="20"/>
          <w:szCs w:val="20"/>
          <w:shd w:val="clear" w:color="auto" w:fill="FFFFFF"/>
        </w:rPr>
        <w:t xml:space="preserve"> Zhang, Harshad Deshmukh, Jignesh M. Patel. Data Partitioning for In-Memory Systems: Myths, Challenges, and Opportunities. CIDR 2019. </w:t>
      </w:r>
    </w:p>
    <w:p w:rsidR="00A37D13" w:rsidRPr="00C45BAE" w:rsidRDefault="00A37D13" w:rsidP="00C45BAE">
      <w:pPr>
        <w:ind w:firstLine="360"/>
        <w:jc w:val="both"/>
        <w:rPr>
          <w:rFonts w:ascii="Arial" w:eastAsia="Times New Roman" w:hAnsi="Arial" w:cs="Arial"/>
          <w:bCs/>
          <w:color w:val="000000"/>
          <w:sz w:val="20"/>
          <w:szCs w:val="20"/>
          <w:lang w:val="en-SG"/>
        </w:rPr>
      </w:pPr>
      <w:r w:rsidRPr="00C45BAE">
        <w:rPr>
          <w:rFonts w:ascii="Arial" w:eastAsia="Times New Roman" w:hAnsi="Arial" w:cs="Arial"/>
          <w:bCs/>
          <w:i/>
          <w:color w:val="000000"/>
          <w:sz w:val="20"/>
          <w:szCs w:val="20"/>
        </w:rPr>
        <w:t xml:space="preserve">Example 2: </w:t>
      </w:r>
      <w:r w:rsidRPr="00C45BAE">
        <w:rPr>
          <w:rFonts w:ascii="Arial" w:eastAsia="Times New Roman" w:hAnsi="Arial" w:cs="Arial"/>
          <w:bCs/>
          <w:color w:val="000000"/>
          <w:sz w:val="20"/>
          <w:szCs w:val="20"/>
          <w:lang w:val="en-SG"/>
        </w:rPr>
        <w:t xml:space="preserve">Trajectory compression on heterogeneous hardware. There are many existing algorithms (see </w:t>
      </w:r>
      <w:r w:rsidR="00791914" w:rsidRPr="00C45BAE">
        <w:rPr>
          <w:rFonts w:ascii="Arial" w:eastAsia="Times New Roman" w:hAnsi="Arial" w:cs="Arial"/>
          <w:bCs/>
          <w:color w:val="000000"/>
          <w:sz w:val="20"/>
          <w:szCs w:val="20"/>
          <w:lang w:val="en-SG"/>
        </w:rPr>
        <w:t>[3]</w:t>
      </w:r>
      <w:r w:rsidRPr="00C45BAE">
        <w:rPr>
          <w:rFonts w:ascii="Arial" w:eastAsia="Times New Roman" w:hAnsi="Arial" w:cs="Arial"/>
          <w:bCs/>
          <w:color w:val="000000"/>
          <w:sz w:val="20"/>
          <w:szCs w:val="20"/>
          <w:lang w:val="en-SG"/>
        </w:rPr>
        <w:t xml:space="preserve">) for compressing trajectory data. So far, those algorithms focus mostly on CPU optimizations. Thus, it </w:t>
      </w:r>
      <w:r w:rsidR="000C43FC" w:rsidRPr="00C45BAE">
        <w:rPr>
          <w:rFonts w:ascii="Arial" w:eastAsia="Times New Roman" w:hAnsi="Arial" w:cs="Arial"/>
          <w:bCs/>
          <w:color w:val="000000"/>
          <w:sz w:val="20"/>
          <w:szCs w:val="20"/>
          <w:lang w:val="en-SG"/>
        </w:rPr>
        <w:t>can be timely and interesting to revisit those compression algorithms on heterogeneous architecture such as GPUs and FPGAs</w:t>
      </w:r>
      <w:r w:rsidRPr="00C45BAE">
        <w:rPr>
          <w:rFonts w:ascii="Arial" w:eastAsia="Times New Roman" w:hAnsi="Arial" w:cs="Arial"/>
          <w:bCs/>
          <w:color w:val="000000"/>
          <w:sz w:val="20"/>
          <w:szCs w:val="20"/>
          <w:lang w:val="en-SG"/>
        </w:rPr>
        <w:t xml:space="preserve">. </w:t>
      </w:r>
    </w:p>
    <w:p w:rsidR="00A37D13" w:rsidRPr="007A41B6" w:rsidRDefault="00791914" w:rsidP="00C45BAE">
      <w:pPr>
        <w:pStyle w:val="ListParagraph"/>
        <w:ind w:left="360"/>
        <w:jc w:val="both"/>
        <w:rPr>
          <w:rFonts w:ascii="Arial" w:eastAsia="Times New Roman" w:hAnsi="Arial" w:cs="Arial"/>
          <w:bCs/>
          <w:color w:val="000000"/>
          <w:sz w:val="20"/>
          <w:szCs w:val="20"/>
          <w:lang w:val="en-SG"/>
        </w:rPr>
      </w:pPr>
      <w:r w:rsidRPr="00C45BAE">
        <w:rPr>
          <w:rFonts w:ascii="Arial" w:eastAsia="Times New Roman" w:hAnsi="Arial" w:cs="Arial"/>
          <w:bCs/>
          <w:color w:val="000000"/>
          <w:sz w:val="20"/>
          <w:szCs w:val="20"/>
          <w:lang w:val="en-SG"/>
        </w:rPr>
        <w:t>[3]</w:t>
      </w:r>
      <w:r w:rsidR="00A37D13" w:rsidRPr="007A41B6">
        <w:rPr>
          <w:rFonts w:ascii="Arial" w:eastAsia="Times New Roman" w:hAnsi="Arial" w:cs="Arial"/>
          <w:bCs/>
          <w:i/>
          <w:color w:val="000000"/>
          <w:sz w:val="20"/>
          <w:szCs w:val="20"/>
          <w:lang w:val="en-SG"/>
        </w:rPr>
        <w:t xml:space="preserve"> </w:t>
      </w:r>
      <w:r w:rsidR="00A37D13" w:rsidRPr="007A41B6">
        <w:rPr>
          <w:rFonts w:ascii="Arial" w:eastAsia="Times New Roman" w:hAnsi="Arial" w:cs="Arial"/>
          <w:bCs/>
          <w:color w:val="000000"/>
          <w:sz w:val="20"/>
          <w:szCs w:val="20"/>
          <w:lang w:val="en-SG"/>
        </w:rPr>
        <w:t xml:space="preserve">Dongxiang Zhang, </w:t>
      </w:r>
      <w:proofErr w:type="spellStart"/>
      <w:r w:rsidR="00A37D13" w:rsidRPr="007A41B6">
        <w:rPr>
          <w:rFonts w:ascii="Arial" w:eastAsia="Times New Roman" w:hAnsi="Arial" w:cs="Arial"/>
          <w:bCs/>
          <w:color w:val="000000"/>
          <w:sz w:val="20"/>
          <w:szCs w:val="20"/>
          <w:lang w:val="en-SG"/>
        </w:rPr>
        <w:t>Mengting</w:t>
      </w:r>
      <w:proofErr w:type="spellEnd"/>
      <w:r w:rsidR="00A37D13" w:rsidRPr="007A41B6">
        <w:rPr>
          <w:rFonts w:ascii="Arial" w:eastAsia="Times New Roman" w:hAnsi="Arial" w:cs="Arial"/>
          <w:bCs/>
          <w:color w:val="000000"/>
          <w:sz w:val="20"/>
          <w:szCs w:val="20"/>
          <w:lang w:val="en-SG"/>
        </w:rPr>
        <w:t xml:space="preserve"> Ding, </w:t>
      </w:r>
      <w:proofErr w:type="spellStart"/>
      <w:r w:rsidR="00A37D13" w:rsidRPr="007A41B6">
        <w:rPr>
          <w:rFonts w:ascii="Arial" w:eastAsia="Times New Roman" w:hAnsi="Arial" w:cs="Arial"/>
          <w:bCs/>
          <w:color w:val="000000"/>
          <w:sz w:val="20"/>
          <w:szCs w:val="20"/>
          <w:lang w:val="en-SG"/>
        </w:rPr>
        <w:t>Dingyu</w:t>
      </w:r>
      <w:proofErr w:type="spellEnd"/>
      <w:r w:rsidR="00A37D13" w:rsidRPr="007A41B6">
        <w:rPr>
          <w:rFonts w:ascii="Arial" w:eastAsia="Times New Roman" w:hAnsi="Arial" w:cs="Arial"/>
          <w:bCs/>
          <w:color w:val="000000"/>
          <w:sz w:val="20"/>
          <w:szCs w:val="20"/>
          <w:lang w:val="en-SG"/>
        </w:rPr>
        <w:t xml:space="preserve"> Yang, Yi Liu, Ju Fan, and Heng Tao Shen. 2018. Trajectory simplification: an experimental study and quality analysis. Proc. VLDB Endow. 11, 9 (May 2018), 934-946. http://www.vldb.org/pvldb/vol11/p934-zhang.pdf. </w:t>
      </w:r>
    </w:p>
    <w:p w:rsidR="00D73F8B" w:rsidRPr="007A41B6" w:rsidRDefault="00D73F8B" w:rsidP="00C45BAE">
      <w:pPr>
        <w:ind w:firstLine="360"/>
        <w:jc w:val="both"/>
        <w:rPr>
          <w:rFonts w:ascii="Arial" w:eastAsia="Times New Roman" w:hAnsi="Arial" w:cs="Arial"/>
          <w:bCs/>
          <w:i/>
          <w:color w:val="000000"/>
          <w:sz w:val="20"/>
          <w:szCs w:val="20"/>
          <w:lang w:val="en-SG"/>
        </w:rPr>
      </w:pPr>
    </w:p>
    <w:p w:rsidR="00AD3622" w:rsidRPr="007A41B6" w:rsidRDefault="000C43FC" w:rsidP="00C45BAE">
      <w:pPr>
        <w:pStyle w:val="ListParagraph1"/>
        <w:numPr>
          <w:ilvl w:val="0"/>
          <w:numId w:val="2"/>
        </w:numPr>
        <w:jc w:val="both"/>
        <w:rPr>
          <w:rFonts w:ascii="Arial" w:eastAsia="Times New Roman" w:hAnsi="Arial" w:cs="Arial"/>
          <w:b/>
          <w:bCs/>
          <w:color w:val="000000"/>
          <w:sz w:val="20"/>
          <w:szCs w:val="20"/>
        </w:rPr>
      </w:pPr>
      <w:r w:rsidRPr="007A41B6">
        <w:rPr>
          <w:rFonts w:ascii="Arial" w:eastAsia="Times New Roman" w:hAnsi="Arial" w:cs="Arial"/>
          <w:b/>
          <w:bCs/>
          <w:color w:val="000000"/>
          <w:sz w:val="20"/>
          <w:szCs w:val="20"/>
        </w:rPr>
        <w:t>System Building</w:t>
      </w:r>
    </w:p>
    <w:p w:rsidR="007A41B6" w:rsidRPr="007A41B6" w:rsidRDefault="007A41B6" w:rsidP="00C45BAE">
      <w:pPr>
        <w:ind w:firstLine="360"/>
        <w:jc w:val="both"/>
        <w:rPr>
          <w:rFonts w:ascii="Arial" w:eastAsia="Times New Roman" w:hAnsi="Arial" w:cs="Arial"/>
          <w:bCs/>
          <w:color w:val="000000"/>
          <w:sz w:val="20"/>
          <w:szCs w:val="20"/>
          <w:lang w:val="en-SG"/>
        </w:rPr>
      </w:pPr>
      <w:r w:rsidRPr="007A41B6">
        <w:rPr>
          <w:rFonts w:ascii="Arial" w:eastAsia="Times New Roman" w:hAnsi="Arial" w:cs="Arial"/>
          <w:bCs/>
          <w:color w:val="000000"/>
          <w:sz w:val="20"/>
          <w:szCs w:val="20"/>
          <w:lang w:val="en-SG"/>
        </w:rPr>
        <w:t xml:space="preserve">In this category, you need to identify a big data problem that requires hardware-aware optimizations for achieving the </w:t>
      </w:r>
      <w:del w:id="3" w:author="Zhang Shuhao" w:date="2019-07-28T11:10:00Z">
        <w:r w:rsidRPr="007A41B6" w:rsidDel="00752909">
          <w:rPr>
            <w:rFonts w:ascii="Arial" w:eastAsia="Times New Roman" w:hAnsi="Arial" w:cs="Arial"/>
            <w:bCs/>
            <w:color w:val="000000"/>
            <w:sz w:val="20"/>
            <w:szCs w:val="20"/>
            <w:lang w:val="en-SG"/>
          </w:rPr>
          <w:delText xml:space="preserve">desirable </w:delText>
        </w:r>
      </w:del>
      <w:ins w:id="4" w:author="Zhang Shuhao" w:date="2019-07-28T11:10:00Z">
        <w:r w:rsidR="00752909">
          <w:rPr>
            <w:rFonts w:ascii="Arial" w:eastAsia="Times New Roman" w:hAnsi="Arial" w:cs="Arial"/>
            <w:bCs/>
            <w:color w:val="000000"/>
            <w:sz w:val="20"/>
            <w:szCs w:val="20"/>
            <w:lang w:val="en-SG"/>
          </w:rPr>
          <w:t>desired</w:t>
        </w:r>
        <w:r w:rsidR="00752909" w:rsidRPr="007A41B6">
          <w:rPr>
            <w:rFonts w:ascii="Arial" w:eastAsia="Times New Roman" w:hAnsi="Arial" w:cs="Arial"/>
            <w:bCs/>
            <w:color w:val="000000"/>
            <w:sz w:val="20"/>
            <w:szCs w:val="20"/>
            <w:lang w:val="en-SG"/>
          </w:rPr>
          <w:t xml:space="preserve"> </w:t>
        </w:r>
      </w:ins>
      <w:r w:rsidRPr="007A41B6">
        <w:rPr>
          <w:rFonts w:ascii="Arial" w:eastAsia="Times New Roman" w:hAnsi="Arial" w:cs="Arial"/>
          <w:bCs/>
          <w:color w:val="000000"/>
          <w:sz w:val="20"/>
          <w:szCs w:val="20"/>
          <w:lang w:val="en-SG"/>
        </w:rPr>
        <w:t xml:space="preserve">performance, energy efficiency and cost efficiency etc. Then, you build an end-to-end system to solve this problem. Building a system could a lot of efforts but can generate huge impacts. Since this is a one-semester project, you need to carefully define the scope of the system. Ideally, with a minimum scope, you can still build a system prototype to demonstrate </w:t>
      </w:r>
      <w:r>
        <w:rPr>
          <w:rFonts w:ascii="Arial" w:eastAsia="Times New Roman" w:hAnsi="Arial" w:cs="Arial"/>
          <w:bCs/>
          <w:color w:val="000000"/>
          <w:sz w:val="20"/>
          <w:szCs w:val="20"/>
          <w:lang w:val="en-SG"/>
        </w:rPr>
        <w:t>your</w:t>
      </w:r>
      <w:r w:rsidRPr="007A41B6">
        <w:rPr>
          <w:rFonts w:ascii="Arial" w:eastAsia="Times New Roman" w:hAnsi="Arial" w:cs="Arial"/>
          <w:bCs/>
          <w:color w:val="000000"/>
          <w:sz w:val="20"/>
          <w:szCs w:val="20"/>
          <w:lang w:val="en-SG"/>
        </w:rPr>
        <w:t xml:space="preserve"> key research idea in hardware-conscience system design. Note, you should avoid reinventing the wheels. You are also free to take advantage of existing tools and building blocks in the previous studies so that you can combine the component of our focused research. </w:t>
      </w:r>
    </w:p>
    <w:p w:rsidR="007A41B6" w:rsidRPr="007A41B6" w:rsidRDefault="007A41B6" w:rsidP="00C45BAE">
      <w:pPr>
        <w:ind w:firstLine="360"/>
        <w:jc w:val="both"/>
        <w:rPr>
          <w:rFonts w:ascii="Arial" w:eastAsia="Times New Roman" w:hAnsi="Arial" w:cs="Arial"/>
          <w:bCs/>
          <w:color w:val="000000"/>
          <w:sz w:val="20"/>
          <w:szCs w:val="20"/>
          <w:lang w:val="en-SG"/>
        </w:rPr>
      </w:pPr>
      <w:r w:rsidRPr="007A41B6">
        <w:rPr>
          <w:rFonts w:ascii="Arial" w:eastAsia="Times New Roman" w:hAnsi="Arial" w:cs="Arial"/>
          <w:bCs/>
          <w:i/>
          <w:color w:val="000000"/>
          <w:sz w:val="20"/>
          <w:szCs w:val="20"/>
          <w:lang w:val="en-SG"/>
        </w:rPr>
        <w:t>Example 1: Video analytics on the edge.</w:t>
      </w:r>
      <w:r>
        <w:rPr>
          <w:rFonts w:ascii="Arial" w:eastAsia="Times New Roman" w:hAnsi="Arial" w:cs="Arial"/>
          <w:bCs/>
          <w:color w:val="000000"/>
          <w:sz w:val="20"/>
          <w:szCs w:val="20"/>
          <w:lang w:val="en-SG"/>
        </w:rPr>
        <w:t xml:space="preserve"> </w:t>
      </w:r>
      <w:r w:rsidRPr="007A41B6">
        <w:rPr>
          <w:rFonts w:ascii="Arial" w:eastAsia="Times New Roman" w:hAnsi="Arial" w:cs="Arial"/>
          <w:bCs/>
          <w:color w:val="000000"/>
          <w:sz w:val="20"/>
          <w:szCs w:val="20"/>
          <w:lang w:val="en-SG"/>
        </w:rPr>
        <w:t xml:space="preserve">An energy-efficient FPGA-accelerated video analytics platform on the edge device. It is still a relatively open problem on how to improve the energy efficiency of video analytics (such as object detection) in the video stream. Your target is the edge device and thus the energy consumption must be kept </w:t>
      </w:r>
      <w:del w:id="5" w:author="Zhang Shuhao" w:date="2019-07-28T11:10:00Z">
        <w:r w:rsidRPr="007A41B6" w:rsidDel="00752909">
          <w:rPr>
            <w:rFonts w:ascii="Arial" w:eastAsia="Times New Roman" w:hAnsi="Arial" w:cs="Arial"/>
            <w:bCs/>
            <w:color w:val="000000"/>
            <w:sz w:val="20"/>
            <w:szCs w:val="20"/>
            <w:lang w:val="en-SG"/>
          </w:rPr>
          <w:delText xml:space="preserve">as </w:delText>
        </w:r>
      </w:del>
      <w:r w:rsidRPr="007A41B6">
        <w:rPr>
          <w:rFonts w:ascii="Arial" w:eastAsia="Times New Roman" w:hAnsi="Arial" w:cs="Arial"/>
          <w:bCs/>
          <w:color w:val="000000"/>
          <w:sz w:val="20"/>
          <w:szCs w:val="20"/>
          <w:lang w:val="en-SG"/>
        </w:rPr>
        <w:t xml:space="preserve">minimum while keeping responsive analytics. </w:t>
      </w:r>
    </w:p>
    <w:p w:rsidR="00D73F8B" w:rsidRPr="007A41B6" w:rsidRDefault="007A41B6" w:rsidP="00C45BAE">
      <w:pPr>
        <w:ind w:firstLine="360"/>
        <w:jc w:val="both"/>
        <w:rPr>
          <w:rFonts w:ascii="Arial" w:eastAsia="Times New Roman" w:hAnsi="Arial" w:cs="Arial"/>
          <w:bCs/>
          <w:i/>
          <w:color w:val="000000"/>
          <w:sz w:val="20"/>
          <w:szCs w:val="20"/>
        </w:rPr>
      </w:pPr>
      <w:r w:rsidRPr="007A41B6">
        <w:rPr>
          <w:rFonts w:ascii="Arial" w:eastAsia="Times New Roman" w:hAnsi="Arial" w:cs="Arial"/>
          <w:bCs/>
          <w:i/>
          <w:color w:val="000000"/>
          <w:sz w:val="20"/>
          <w:szCs w:val="20"/>
          <w:lang w:val="en-SG"/>
        </w:rPr>
        <w:t>Example 2: Scalable GBDT.</w:t>
      </w:r>
      <w:r>
        <w:rPr>
          <w:rFonts w:ascii="Arial" w:eastAsia="Times New Roman" w:hAnsi="Arial" w:cs="Arial"/>
          <w:bCs/>
          <w:color w:val="000000"/>
          <w:sz w:val="20"/>
          <w:szCs w:val="20"/>
          <w:lang w:val="en-SG"/>
        </w:rPr>
        <w:t xml:space="preserve"> </w:t>
      </w:r>
      <w:r w:rsidRPr="007A41B6">
        <w:rPr>
          <w:rFonts w:ascii="Arial" w:eastAsia="Times New Roman" w:hAnsi="Arial" w:cs="Arial"/>
          <w:bCs/>
          <w:color w:val="000000"/>
          <w:sz w:val="20"/>
          <w:szCs w:val="20"/>
          <w:lang w:val="en-SG"/>
        </w:rPr>
        <w:t xml:space="preserve">Our group has built a library </w:t>
      </w:r>
      <w:proofErr w:type="spellStart"/>
      <w:r w:rsidRPr="007A41B6">
        <w:rPr>
          <w:rFonts w:ascii="Arial" w:eastAsia="Times New Roman" w:hAnsi="Arial" w:cs="Arial"/>
          <w:bCs/>
          <w:color w:val="000000"/>
          <w:sz w:val="20"/>
          <w:szCs w:val="20"/>
          <w:lang w:val="en-SG"/>
        </w:rPr>
        <w:t>ThunderGBM</w:t>
      </w:r>
      <w:proofErr w:type="spellEnd"/>
      <w:r w:rsidRPr="007A41B6">
        <w:rPr>
          <w:rFonts w:ascii="Arial" w:eastAsia="Times New Roman" w:hAnsi="Arial" w:cs="Arial"/>
          <w:bCs/>
          <w:color w:val="000000"/>
          <w:sz w:val="20"/>
          <w:szCs w:val="20"/>
          <w:lang w:val="en-SG"/>
        </w:rPr>
        <w:t xml:space="preserve"> for GPU-optimized GBDTs and Random Forests (https://github.com/Xtra-Computing/thundergbm). However, there is an assumption that the data footprint needs to fit into the GPU. Thus, there still needs research on how to build a </w:t>
      </w:r>
      <w:del w:id="6" w:author="Zhang Shuhao" w:date="2019-07-28T11:11:00Z">
        <w:r w:rsidRPr="007A41B6" w:rsidDel="00752909">
          <w:rPr>
            <w:rFonts w:ascii="Arial" w:eastAsia="Times New Roman" w:hAnsi="Arial" w:cs="Arial"/>
            <w:bCs/>
            <w:color w:val="000000"/>
            <w:sz w:val="20"/>
            <w:szCs w:val="20"/>
            <w:lang w:val="en-SG"/>
          </w:rPr>
          <w:delText xml:space="preserve">scale </w:delText>
        </w:r>
      </w:del>
      <w:ins w:id="7" w:author="Zhang Shuhao" w:date="2019-07-28T11:11:00Z">
        <w:r w:rsidR="00752909">
          <w:rPr>
            <w:rFonts w:ascii="Arial" w:eastAsia="Times New Roman" w:hAnsi="Arial" w:cs="Arial"/>
            <w:bCs/>
            <w:color w:val="000000"/>
            <w:sz w:val="20"/>
            <w:szCs w:val="20"/>
            <w:lang w:val="en-SG"/>
          </w:rPr>
          <w:t>scalable</w:t>
        </w:r>
        <w:r w:rsidR="00752909" w:rsidRPr="007A41B6">
          <w:rPr>
            <w:rFonts w:ascii="Arial" w:eastAsia="Times New Roman" w:hAnsi="Arial" w:cs="Arial"/>
            <w:bCs/>
            <w:color w:val="000000"/>
            <w:sz w:val="20"/>
            <w:szCs w:val="20"/>
            <w:lang w:val="en-SG"/>
          </w:rPr>
          <w:t xml:space="preserve"> </w:t>
        </w:r>
      </w:ins>
      <w:r w:rsidRPr="007A41B6">
        <w:rPr>
          <w:rFonts w:ascii="Arial" w:eastAsia="Times New Roman" w:hAnsi="Arial" w:cs="Arial"/>
          <w:bCs/>
          <w:color w:val="000000"/>
          <w:sz w:val="20"/>
          <w:szCs w:val="20"/>
          <w:lang w:val="en-SG"/>
        </w:rPr>
        <w:t xml:space="preserve">system in a distributed setting in order to handle data with high volume and high dimensions. Thus, this project can leverage advanced networking such as RDMA to accelerate the distributed computation of GBDT, assuming that each node runs </w:t>
      </w:r>
      <w:proofErr w:type="spellStart"/>
      <w:r w:rsidRPr="007A41B6">
        <w:rPr>
          <w:rFonts w:ascii="Arial" w:eastAsia="Times New Roman" w:hAnsi="Arial" w:cs="Arial"/>
          <w:bCs/>
          <w:color w:val="000000"/>
          <w:sz w:val="20"/>
          <w:szCs w:val="20"/>
          <w:lang w:val="en-SG"/>
        </w:rPr>
        <w:t>ThunderGBM</w:t>
      </w:r>
      <w:proofErr w:type="spellEnd"/>
      <w:r w:rsidRPr="007A41B6">
        <w:rPr>
          <w:rFonts w:ascii="Arial" w:eastAsia="Times New Roman" w:hAnsi="Arial" w:cs="Arial"/>
          <w:bCs/>
          <w:color w:val="000000"/>
          <w:sz w:val="20"/>
          <w:szCs w:val="20"/>
          <w:lang w:val="en-SG"/>
        </w:rPr>
        <w:t>.</w:t>
      </w:r>
    </w:p>
    <w:p w:rsidR="00D8178B" w:rsidRPr="007A41B6" w:rsidRDefault="00D8178B" w:rsidP="00C45BAE">
      <w:pPr>
        <w:pStyle w:val="ListParagraph1"/>
        <w:ind w:left="360"/>
        <w:jc w:val="both"/>
        <w:rPr>
          <w:rFonts w:ascii="Arial" w:eastAsia="Times New Roman" w:hAnsi="Arial" w:cs="Arial"/>
          <w:b/>
          <w:bCs/>
          <w:color w:val="000000"/>
          <w:sz w:val="20"/>
          <w:szCs w:val="20"/>
        </w:rPr>
      </w:pPr>
    </w:p>
    <w:p w:rsidR="00AD3622" w:rsidRPr="007A41B6" w:rsidRDefault="009F3E42" w:rsidP="00C45BAE">
      <w:pPr>
        <w:pStyle w:val="ListParagraph1"/>
        <w:numPr>
          <w:ilvl w:val="0"/>
          <w:numId w:val="2"/>
        </w:numPr>
        <w:jc w:val="both"/>
        <w:rPr>
          <w:rFonts w:ascii="Arial" w:eastAsia="Times New Roman" w:hAnsi="Arial" w:cs="Arial"/>
          <w:b/>
          <w:bCs/>
          <w:color w:val="000000"/>
          <w:sz w:val="20"/>
          <w:szCs w:val="20"/>
        </w:rPr>
      </w:pPr>
      <w:r w:rsidRPr="007A41B6">
        <w:rPr>
          <w:rFonts w:ascii="Arial" w:eastAsia="Times New Roman" w:hAnsi="Arial" w:cs="Arial"/>
          <w:b/>
          <w:bCs/>
          <w:color w:val="000000"/>
          <w:sz w:val="20"/>
          <w:szCs w:val="20"/>
        </w:rPr>
        <w:t>Self-proposed Projects</w:t>
      </w:r>
    </w:p>
    <w:p w:rsidR="00AD3622" w:rsidRPr="007A41B6" w:rsidRDefault="009F3E42" w:rsidP="00C45BAE">
      <w:pPr>
        <w:ind w:firstLine="360"/>
        <w:jc w:val="both"/>
        <w:rPr>
          <w:rFonts w:ascii="Arial" w:eastAsia="Times New Roman" w:hAnsi="Arial" w:cs="Arial"/>
          <w:bCs/>
          <w:color w:val="000000"/>
          <w:sz w:val="20"/>
          <w:szCs w:val="20"/>
        </w:rPr>
      </w:pPr>
      <w:r w:rsidRPr="007A41B6">
        <w:rPr>
          <w:rFonts w:ascii="Arial" w:eastAsia="Times New Roman" w:hAnsi="Arial" w:cs="Arial"/>
          <w:bCs/>
          <w:color w:val="000000"/>
          <w:sz w:val="20"/>
          <w:szCs w:val="20"/>
        </w:rPr>
        <w:t>If you have some ideas that may not fit exactly what is listed above (e.g., you want to design a totally new algorithm</w:t>
      </w:r>
      <w:r w:rsidR="00685800" w:rsidRPr="007A41B6">
        <w:rPr>
          <w:rFonts w:ascii="Arial" w:eastAsia="Times New Roman" w:hAnsi="Arial" w:cs="Arial"/>
          <w:bCs/>
          <w:color w:val="000000"/>
          <w:sz w:val="20"/>
          <w:szCs w:val="20"/>
        </w:rPr>
        <w:t xml:space="preserve"> in the direction of “Big Data Meets New Hardware”, or to design a new architecture for deep learning</w:t>
      </w:r>
      <w:r w:rsidRPr="007A41B6">
        <w:rPr>
          <w:rFonts w:ascii="Arial" w:eastAsia="Times New Roman" w:hAnsi="Arial" w:cs="Arial"/>
          <w:bCs/>
          <w:color w:val="000000"/>
          <w:sz w:val="20"/>
          <w:szCs w:val="20"/>
        </w:rPr>
        <w:t>), talk to the lecturer.</w:t>
      </w:r>
    </w:p>
    <w:p w:rsidR="00885892" w:rsidRPr="007A41B6" w:rsidRDefault="00885892" w:rsidP="00C45BAE">
      <w:pPr>
        <w:ind w:firstLine="360"/>
        <w:jc w:val="both"/>
        <w:rPr>
          <w:rFonts w:ascii="Arial" w:eastAsia="Times New Roman" w:hAnsi="Arial" w:cs="Arial"/>
          <w:bCs/>
          <w:i/>
          <w:color w:val="000000"/>
          <w:sz w:val="20"/>
          <w:szCs w:val="20"/>
        </w:rPr>
      </w:pPr>
      <w:r w:rsidRPr="007A41B6">
        <w:rPr>
          <w:rFonts w:ascii="Arial" w:eastAsia="Times New Roman" w:hAnsi="Arial" w:cs="Arial"/>
          <w:bCs/>
          <w:i/>
          <w:color w:val="000000"/>
          <w:sz w:val="20"/>
          <w:szCs w:val="20"/>
        </w:rPr>
        <w:t xml:space="preserve">The only limit to your impact is your imagination and commitment. (by Tony Robbins). </w:t>
      </w:r>
    </w:p>
    <w:p w:rsidR="00D73F8B" w:rsidRPr="007A41B6" w:rsidRDefault="00D73F8B" w:rsidP="00C45BAE">
      <w:pPr>
        <w:ind w:firstLine="360"/>
        <w:jc w:val="both"/>
        <w:rPr>
          <w:rFonts w:ascii="Arial" w:eastAsia="Times New Roman" w:hAnsi="Arial" w:cs="Arial"/>
          <w:bCs/>
          <w:i/>
          <w:color w:val="000000"/>
          <w:sz w:val="20"/>
          <w:szCs w:val="20"/>
        </w:rPr>
      </w:pPr>
      <w:r w:rsidRPr="007A41B6">
        <w:rPr>
          <w:rFonts w:ascii="Arial" w:eastAsia="Times New Roman" w:hAnsi="Arial" w:cs="Arial"/>
          <w:bCs/>
          <w:i/>
          <w:color w:val="000000"/>
          <w:sz w:val="20"/>
          <w:szCs w:val="20"/>
        </w:rPr>
        <w:lastRenderedPageBreak/>
        <w:t xml:space="preserve">Examples: </w:t>
      </w:r>
      <w:r w:rsidR="00685800" w:rsidRPr="007A41B6">
        <w:rPr>
          <w:rFonts w:ascii="Arial" w:eastAsia="Times New Roman" w:hAnsi="Arial" w:cs="Arial"/>
          <w:bCs/>
          <w:i/>
          <w:color w:val="000000"/>
          <w:sz w:val="20"/>
          <w:szCs w:val="20"/>
        </w:rPr>
        <w:t>a new architecture for graph neural network (GNN)</w:t>
      </w:r>
      <w:r w:rsidR="005D258C" w:rsidRPr="007A41B6">
        <w:rPr>
          <w:rFonts w:ascii="Arial" w:eastAsia="Times New Roman" w:hAnsi="Arial" w:cs="Arial"/>
          <w:bCs/>
          <w:i/>
          <w:color w:val="000000"/>
          <w:sz w:val="20"/>
          <w:szCs w:val="20"/>
        </w:rPr>
        <w:t>.</w:t>
      </w:r>
    </w:p>
    <w:p w:rsidR="00885892" w:rsidRPr="007A41B6" w:rsidRDefault="00885892" w:rsidP="00C45BAE">
      <w:pPr>
        <w:ind w:firstLine="360"/>
        <w:jc w:val="both"/>
        <w:rPr>
          <w:rFonts w:ascii="Arial" w:eastAsia="Times New Roman" w:hAnsi="Arial" w:cs="Arial"/>
          <w:bCs/>
          <w:color w:val="000000"/>
          <w:sz w:val="20"/>
          <w:szCs w:val="20"/>
        </w:rPr>
      </w:pPr>
    </w:p>
    <w:p w:rsidR="00AD3622" w:rsidRPr="007A41B6" w:rsidRDefault="009F3E42" w:rsidP="00C45BAE">
      <w:pPr>
        <w:pStyle w:val="ListParagraph1"/>
        <w:numPr>
          <w:ilvl w:val="0"/>
          <w:numId w:val="1"/>
        </w:numPr>
        <w:jc w:val="both"/>
        <w:rPr>
          <w:rFonts w:ascii="Arial" w:eastAsia="Times New Roman" w:hAnsi="Arial" w:cs="Arial"/>
          <w:b/>
          <w:bCs/>
          <w:color w:val="000000"/>
          <w:sz w:val="24"/>
          <w:szCs w:val="24"/>
        </w:rPr>
      </w:pPr>
      <w:r w:rsidRPr="007A41B6">
        <w:rPr>
          <w:rFonts w:ascii="Arial" w:eastAsia="Times New Roman" w:hAnsi="Arial" w:cs="Arial"/>
          <w:b/>
          <w:bCs/>
          <w:color w:val="000000"/>
          <w:sz w:val="24"/>
          <w:szCs w:val="24"/>
        </w:rPr>
        <w:t>Project Proposal</w:t>
      </w:r>
    </w:p>
    <w:p w:rsidR="00AD3622" w:rsidRPr="007A41B6" w:rsidRDefault="009F3E42" w:rsidP="00C45BAE">
      <w:pPr>
        <w:jc w:val="both"/>
        <w:rPr>
          <w:rFonts w:ascii="Arial" w:eastAsia="Times New Roman" w:hAnsi="Arial" w:cs="Arial"/>
          <w:b/>
          <w:bCs/>
          <w:color w:val="000000"/>
          <w:sz w:val="20"/>
          <w:szCs w:val="20"/>
        </w:rPr>
      </w:pPr>
      <w:r w:rsidRPr="007A41B6">
        <w:rPr>
          <w:rFonts w:ascii="Arial" w:eastAsia="Times New Roman" w:hAnsi="Arial" w:cs="Arial"/>
          <w:bCs/>
          <w:color w:val="000000"/>
          <w:sz w:val="20"/>
          <w:szCs w:val="20"/>
        </w:rPr>
        <w:t xml:space="preserve">       The purpose of the project proposal is to provide background material for the work </w:t>
      </w:r>
      <w:r w:rsidR="00CE778B" w:rsidRPr="007A41B6">
        <w:rPr>
          <w:rFonts w:ascii="Arial" w:eastAsia="Times New Roman" w:hAnsi="Arial" w:cs="Arial"/>
          <w:bCs/>
          <w:color w:val="000000"/>
          <w:sz w:val="20"/>
          <w:szCs w:val="20"/>
        </w:rPr>
        <w:t xml:space="preserve">that </w:t>
      </w:r>
      <w:r w:rsidRPr="007A41B6">
        <w:rPr>
          <w:rFonts w:ascii="Arial" w:eastAsia="Times New Roman" w:hAnsi="Arial" w:cs="Arial"/>
          <w:bCs/>
          <w:color w:val="000000"/>
          <w:sz w:val="20"/>
          <w:szCs w:val="20"/>
        </w:rPr>
        <w:t xml:space="preserve">you are to complete and to describe the actual experiments and expected results. The proposal should be sufficiently detailed so that I can understand specifically what you are going to do. An important part of the proposal is my understanding of your proposed work. If I think the project is too </w:t>
      </w:r>
      <w:proofErr w:type="gramStart"/>
      <w:r w:rsidRPr="007A41B6">
        <w:rPr>
          <w:rFonts w:ascii="Arial" w:eastAsia="Times New Roman" w:hAnsi="Arial" w:cs="Arial"/>
          <w:bCs/>
          <w:color w:val="000000"/>
          <w:sz w:val="20"/>
          <w:szCs w:val="20"/>
        </w:rPr>
        <w:t>large</w:t>
      </w:r>
      <w:proofErr w:type="gramEnd"/>
      <w:r w:rsidRPr="007A41B6">
        <w:rPr>
          <w:rFonts w:ascii="Arial" w:eastAsia="Times New Roman" w:hAnsi="Arial" w:cs="Arial"/>
          <w:bCs/>
          <w:color w:val="000000"/>
          <w:sz w:val="20"/>
          <w:szCs w:val="20"/>
        </w:rPr>
        <w:t xml:space="preserve"> I will ask you to trim it down. The following is a general outline for the proposal. </w:t>
      </w:r>
      <w:r w:rsidRPr="007A41B6">
        <w:rPr>
          <w:rFonts w:ascii="Arial" w:eastAsia="Times New Roman" w:hAnsi="Arial" w:cs="Arial"/>
          <w:bCs/>
          <w:i/>
          <w:color w:val="000000"/>
          <w:sz w:val="20"/>
          <w:szCs w:val="20"/>
        </w:rPr>
        <w:t xml:space="preserve">All page counts are for 11pt. font, single spaced, </w:t>
      </w:r>
      <w:r w:rsidR="002912FB" w:rsidRPr="007A41B6">
        <w:rPr>
          <w:rFonts w:ascii="Arial" w:eastAsia="Times New Roman" w:hAnsi="Arial" w:cs="Arial"/>
          <w:bCs/>
          <w:i/>
          <w:color w:val="000000"/>
          <w:sz w:val="20"/>
          <w:szCs w:val="20"/>
        </w:rPr>
        <w:t>single column</w:t>
      </w:r>
      <w:r w:rsidRPr="007A41B6">
        <w:rPr>
          <w:rFonts w:ascii="Arial" w:eastAsia="Times New Roman" w:hAnsi="Arial" w:cs="Arial"/>
          <w:bCs/>
          <w:i/>
          <w:color w:val="000000"/>
          <w:sz w:val="20"/>
          <w:szCs w:val="20"/>
        </w:rPr>
        <w:t>. </w:t>
      </w:r>
    </w:p>
    <w:p w:rsidR="00AD3622" w:rsidRPr="007A41B6" w:rsidRDefault="009F3E42" w:rsidP="00C45BAE">
      <w:pPr>
        <w:pStyle w:val="ListParagraph1"/>
        <w:numPr>
          <w:ilvl w:val="0"/>
          <w:numId w:val="3"/>
        </w:numPr>
        <w:spacing w:before="100" w:beforeAutospacing="1" w:after="100" w:afterAutospacing="1" w:line="240" w:lineRule="auto"/>
        <w:jc w:val="both"/>
        <w:rPr>
          <w:rFonts w:ascii="Arial" w:eastAsia="Times New Roman" w:hAnsi="Arial" w:cs="Arial"/>
          <w:bCs/>
          <w:color w:val="000000"/>
          <w:sz w:val="20"/>
          <w:szCs w:val="20"/>
        </w:rPr>
      </w:pPr>
      <w:r w:rsidRPr="007A41B6">
        <w:rPr>
          <w:rFonts w:ascii="Arial" w:eastAsia="Times New Roman" w:hAnsi="Arial" w:cs="Arial"/>
          <w:bCs/>
          <w:color w:val="000000"/>
          <w:sz w:val="20"/>
          <w:szCs w:val="20"/>
        </w:rPr>
        <w:t>Topic introduction</w:t>
      </w:r>
      <w:r w:rsidR="00685800" w:rsidRPr="007A41B6">
        <w:rPr>
          <w:rFonts w:ascii="Arial" w:eastAsia="Times New Roman" w:hAnsi="Arial" w:cs="Arial"/>
          <w:bCs/>
          <w:color w:val="000000"/>
          <w:sz w:val="20"/>
          <w:szCs w:val="20"/>
        </w:rPr>
        <w:t xml:space="preserve"> and motivation</w:t>
      </w:r>
      <w:r w:rsidRPr="007A41B6">
        <w:rPr>
          <w:rFonts w:ascii="Arial" w:eastAsia="Times New Roman" w:hAnsi="Arial" w:cs="Arial"/>
          <w:bCs/>
          <w:color w:val="000000"/>
          <w:sz w:val="20"/>
          <w:szCs w:val="20"/>
        </w:rPr>
        <w:t xml:space="preserve"> (0.5 - 1 page) </w:t>
      </w:r>
    </w:p>
    <w:p w:rsidR="00AD3622" w:rsidRPr="007A41B6" w:rsidRDefault="009F3E42" w:rsidP="00C45BAE">
      <w:pPr>
        <w:pStyle w:val="ListParagraph1"/>
        <w:numPr>
          <w:ilvl w:val="0"/>
          <w:numId w:val="3"/>
        </w:numPr>
        <w:spacing w:before="100" w:beforeAutospacing="1" w:after="100" w:afterAutospacing="1" w:line="240" w:lineRule="auto"/>
        <w:jc w:val="both"/>
        <w:rPr>
          <w:rFonts w:ascii="Arial" w:eastAsia="Times New Roman" w:hAnsi="Arial" w:cs="Arial"/>
          <w:bCs/>
          <w:color w:val="000000"/>
          <w:sz w:val="20"/>
          <w:szCs w:val="20"/>
        </w:rPr>
      </w:pPr>
      <w:r w:rsidRPr="007A41B6">
        <w:rPr>
          <w:rFonts w:ascii="Arial" w:eastAsia="Times New Roman" w:hAnsi="Arial" w:cs="Arial"/>
          <w:bCs/>
          <w:color w:val="000000"/>
          <w:sz w:val="20"/>
          <w:szCs w:val="20"/>
        </w:rPr>
        <w:t>Discussion of previous work and how it relates to your topic. (DO NOT CUT AND PASTE PICTURES OR TEXT FROM OTHER DOCUMENTS IN COMPLETING THE PREVIOUS WORK SECTION) (1-2 pages) </w:t>
      </w:r>
    </w:p>
    <w:p w:rsidR="00685800" w:rsidRPr="007A41B6" w:rsidRDefault="00685800" w:rsidP="00C45BAE">
      <w:pPr>
        <w:pStyle w:val="ListParagraph1"/>
        <w:numPr>
          <w:ilvl w:val="0"/>
          <w:numId w:val="3"/>
        </w:numPr>
        <w:spacing w:before="100" w:beforeAutospacing="1" w:after="100" w:afterAutospacing="1" w:line="240" w:lineRule="auto"/>
        <w:jc w:val="both"/>
        <w:rPr>
          <w:rFonts w:ascii="Arial" w:eastAsia="Times New Roman" w:hAnsi="Arial" w:cs="Arial"/>
          <w:bCs/>
          <w:color w:val="000000"/>
          <w:sz w:val="20"/>
          <w:szCs w:val="20"/>
        </w:rPr>
      </w:pPr>
      <w:r w:rsidRPr="007A41B6">
        <w:rPr>
          <w:rFonts w:ascii="Arial" w:eastAsia="Times New Roman" w:hAnsi="Arial" w:cs="Arial"/>
          <w:bCs/>
          <w:color w:val="000000"/>
          <w:sz w:val="20"/>
          <w:szCs w:val="20"/>
        </w:rPr>
        <w:t xml:space="preserve">Your proposed design and solution. Analyze how your approach is better than existing studies. </w:t>
      </w:r>
    </w:p>
    <w:p w:rsidR="007425F6" w:rsidRPr="007A41B6" w:rsidRDefault="009F3E42" w:rsidP="00C45BAE">
      <w:pPr>
        <w:pStyle w:val="ListParagraph1"/>
        <w:numPr>
          <w:ilvl w:val="0"/>
          <w:numId w:val="3"/>
        </w:numPr>
        <w:spacing w:before="100" w:beforeAutospacing="1" w:after="100" w:afterAutospacing="1" w:line="240" w:lineRule="auto"/>
        <w:jc w:val="both"/>
        <w:rPr>
          <w:rFonts w:ascii="Arial" w:eastAsia="Times New Roman" w:hAnsi="Arial" w:cs="Arial"/>
          <w:bCs/>
          <w:color w:val="000000"/>
          <w:sz w:val="20"/>
          <w:szCs w:val="20"/>
        </w:rPr>
      </w:pPr>
      <w:r w:rsidRPr="007A41B6">
        <w:rPr>
          <w:rFonts w:ascii="Arial" w:eastAsia="Times New Roman" w:hAnsi="Arial" w:cs="Arial"/>
          <w:bCs/>
          <w:color w:val="000000"/>
          <w:sz w:val="20"/>
          <w:szCs w:val="20"/>
        </w:rPr>
        <w:t>Discussion of your experimental approach (including specific tools, methodologies, experiments, etc.). Try to be as specific as possible. (1 to 2 pages) </w:t>
      </w:r>
    </w:p>
    <w:p w:rsidR="00AD3622" w:rsidRPr="007A41B6" w:rsidRDefault="009F3E42" w:rsidP="00C45BAE">
      <w:pPr>
        <w:pStyle w:val="ListParagraph1"/>
        <w:numPr>
          <w:ilvl w:val="0"/>
          <w:numId w:val="3"/>
        </w:numPr>
        <w:spacing w:before="100" w:beforeAutospacing="1" w:after="100" w:afterAutospacing="1" w:line="240" w:lineRule="auto"/>
        <w:jc w:val="both"/>
        <w:rPr>
          <w:rFonts w:ascii="Arial" w:eastAsia="Times New Roman" w:hAnsi="Arial" w:cs="Arial"/>
          <w:bCs/>
          <w:color w:val="000000"/>
          <w:sz w:val="20"/>
          <w:szCs w:val="20"/>
        </w:rPr>
      </w:pPr>
      <w:r w:rsidRPr="007A41B6">
        <w:rPr>
          <w:rFonts w:ascii="Arial" w:eastAsia="Times New Roman" w:hAnsi="Arial" w:cs="Arial"/>
          <w:bCs/>
          <w:color w:val="000000"/>
          <w:sz w:val="20"/>
          <w:szCs w:val="20"/>
        </w:rPr>
        <w:t>Expected results. What exactly will your result be? What will you show in a table or chart? Be specific. (1 page) </w:t>
      </w:r>
    </w:p>
    <w:p w:rsidR="00AD3622" w:rsidRPr="007A41B6" w:rsidRDefault="009F3E42" w:rsidP="00C45BAE">
      <w:pPr>
        <w:pStyle w:val="ListParagraph1"/>
        <w:numPr>
          <w:ilvl w:val="0"/>
          <w:numId w:val="3"/>
        </w:numPr>
        <w:spacing w:before="100" w:beforeAutospacing="1" w:after="100" w:afterAutospacing="1" w:line="240" w:lineRule="auto"/>
        <w:jc w:val="both"/>
        <w:rPr>
          <w:rFonts w:ascii="Arial" w:eastAsia="Times New Roman" w:hAnsi="Arial" w:cs="Arial"/>
          <w:bCs/>
          <w:color w:val="000000"/>
          <w:sz w:val="20"/>
          <w:szCs w:val="20"/>
        </w:rPr>
      </w:pPr>
      <w:r w:rsidRPr="007A41B6">
        <w:rPr>
          <w:rFonts w:ascii="Arial" w:eastAsia="Times New Roman" w:hAnsi="Arial" w:cs="Arial"/>
          <w:bCs/>
          <w:color w:val="000000"/>
          <w:sz w:val="20"/>
          <w:szCs w:val="20"/>
        </w:rPr>
        <w:t>Project Summary (0.5 to 1 page) </w:t>
      </w:r>
    </w:p>
    <w:p w:rsidR="00AD3622" w:rsidRPr="007A41B6" w:rsidRDefault="009F3E42" w:rsidP="00C45BAE">
      <w:pPr>
        <w:pStyle w:val="ListParagraph1"/>
        <w:numPr>
          <w:ilvl w:val="0"/>
          <w:numId w:val="3"/>
        </w:numPr>
        <w:spacing w:before="100" w:beforeAutospacing="1" w:after="100" w:afterAutospacing="1" w:line="240" w:lineRule="auto"/>
        <w:jc w:val="both"/>
        <w:rPr>
          <w:rFonts w:ascii="Arial" w:eastAsia="Times New Roman" w:hAnsi="Arial" w:cs="Arial"/>
          <w:bCs/>
          <w:color w:val="000000"/>
          <w:sz w:val="20"/>
          <w:szCs w:val="20"/>
        </w:rPr>
      </w:pPr>
      <w:r w:rsidRPr="007A41B6">
        <w:rPr>
          <w:rFonts w:ascii="Arial" w:eastAsia="Times New Roman" w:hAnsi="Arial" w:cs="Arial"/>
          <w:bCs/>
          <w:color w:val="000000"/>
          <w:sz w:val="20"/>
          <w:szCs w:val="20"/>
        </w:rPr>
        <w:t xml:space="preserve">References (should include </w:t>
      </w:r>
      <w:r w:rsidR="001A260B" w:rsidRPr="007A41B6">
        <w:rPr>
          <w:rFonts w:ascii="Arial" w:eastAsia="Times New Roman" w:hAnsi="Arial" w:cs="Arial"/>
          <w:bCs/>
          <w:color w:val="000000"/>
          <w:sz w:val="20"/>
          <w:szCs w:val="20"/>
        </w:rPr>
        <w:t xml:space="preserve">research articles and other sources, which is </w:t>
      </w:r>
      <w:r w:rsidRPr="007A41B6">
        <w:rPr>
          <w:rFonts w:ascii="Arial" w:eastAsia="Times New Roman" w:hAnsi="Arial" w:cs="Arial"/>
          <w:bCs/>
          <w:color w:val="000000"/>
          <w:sz w:val="20"/>
          <w:szCs w:val="20"/>
        </w:rPr>
        <w:t>more than just web pages) </w:t>
      </w:r>
    </w:p>
    <w:p w:rsidR="00AD3622" w:rsidRPr="007A41B6" w:rsidRDefault="009F3E42" w:rsidP="00C45BAE">
      <w:pPr>
        <w:jc w:val="both"/>
        <w:rPr>
          <w:rFonts w:ascii="Arial" w:eastAsia="Times New Roman" w:hAnsi="Arial" w:cs="Arial"/>
          <w:b/>
          <w:bCs/>
          <w:color w:val="000000"/>
          <w:sz w:val="20"/>
          <w:szCs w:val="20"/>
        </w:rPr>
      </w:pPr>
      <w:r w:rsidRPr="007A41B6">
        <w:rPr>
          <w:rFonts w:ascii="Arial" w:eastAsia="Times New Roman" w:hAnsi="Arial" w:cs="Arial"/>
          <w:bCs/>
          <w:color w:val="000000"/>
          <w:sz w:val="20"/>
          <w:szCs w:val="20"/>
        </w:rPr>
        <w:t xml:space="preserve">You need to submit your project proposal to </w:t>
      </w:r>
      <w:proofErr w:type="spellStart"/>
      <w:r w:rsidR="008035E5" w:rsidRPr="007A41B6">
        <w:rPr>
          <w:rFonts w:ascii="Arial" w:eastAsia="Times New Roman" w:hAnsi="Arial" w:cs="Arial"/>
          <w:bCs/>
          <w:color w:val="000000"/>
          <w:sz w:val="20"/>
          <w:szCs w:val="20"/>
        </w:rPr>
        <w:t>LumiNUS</w:t>
      </w:r>
      <w:proofErr w:type="spellEnd"/>
      <w:r w:rsidRPr="007A41B6">
        <w:rPr>
          <w:rFonts w:ascii="Arial" w:eastAsia="Times New Roman" w:hAnsi="Arial" w:cs="Arial"/>
          <w:bCs/>
          <w:color w:val="000000"/>
          <w:sz w:val="20"/>
          <w:szCs w:val="20"/>
        </w:rPr>
        <w:t>,</w:t>
      </w:r>
      <w:r w:rsidR="00CE778B" w:rsidRPr="007A41B6">
        <w:rPr>
          <w:rFonts w:ascii="Arial" w:eastAsia="Times New Roman" w:hAnsi="Arial" w:cs="Arial"/>
          <w:bCs/>
          <w:color w:val="000000"/>
          <w:sz w:val="20"/>
          <w:szCs w:val="20"/>
        </w:rPr>
        <w:t xml:space="preserve"> and </w:t>
      </w:r>
      <w:r w:rsidR="008035E5" w:rsidRPr="007A41B6">
        <w:rPr>
          <w:rFonts w:ascii="Arial" w:eastAsia="Times New Roman" w:hAnsi="Arial" w:cs="Arial"/>
          <w:bCs/>
          <w:color w:val="000000"/>
          <w:sz w:val="20"/>
          <w:szCs w:val="20"/>
        </w:rPr>
        <w:t xml:space="preserve">the </w:t>
      </w:r>
      <w:r w:rsidR="00CE778B" w:rsidRPr="007A41B6">
        <w:rPr>
          <w:rFonts w:ascii="Arial" w:eastAsia="Times New Roman" w:hAnsi="Arial" w:cs="Arial"/>
          <w:bCs/>
          <w:color w:val="000000"/>
          <w:sz w:val="20"/>
          <w:szCs w:val="20"/>
        </w:rPr>
        <w:t xml:space="preserve">name of the file should include all student IDs of your team. For example, if the group has </w:t>
      </w:r>
      <w:r w:rsidR="008035E5" w:rsidRPr="007A41B6">
        <w:rPr>
          <w:rFonts w:ascii="Arial" w:eastAsia="Times New Roman" w:hAnsi="Arial" w:cs="Arial"/>
          <w:bCs/>
          <w:color w:val="000000"/>
          <w:sz w:val="20"/>
          <w:szCs w:val="20"/>
        </w:rPr>
        <w:t>two</w:t>
      </w:r>
      <w:r w:rsidR="00CE778B" w:rsidRPr="007A41B6">
        <w:rPr>
          <w:rFonts w:ascii="Arial" w:eastAsia="Times New Roman" w:hAnsi="Arial" w:cs="Arial"/>
          <w:bCs/>
          <w:color w:val="000000"/>
          <w:sz w:val="20"/>
          <w:szCs w:val="20"/>
        </w:rPr>
        <w:t xml:space="preserve"> members, the file name should be:</w:t>
      </w:r>
    </w:p>
    <w:p w:rsidR="00AD3622" w:rsidRPr="007A41B6" w:rsidRDefault="009F3E42" w:rsidP="00C45BAE">
      <w:pPr>
        <w:jc w:val="both"/>
        <w:rPr>
          <w:rFonts w:ascii="Arial" w:eastAsia="Times New Roman" w:hAnsi="Arial" w:cs="Arial"/>
          <w:b/>
          <w:bCs/>
          <w:color w:val="000000"/>
          <w:sz w:val="20"/>
          <w:szCs w:val="20"/>
        </w:rPr>
      </w:pPr>
      <w:r w:rsidRPr="007A41B6">
        <w:rPr>
          <w:rFonts w:ascii="Arial" w:eastAsia="Times New Roman" w:hAnsi="Arial" w:cs="Arial"/>
          <w:b/>
          <w:bCs/>
          <w:color w:val="000000"/>
          <w:sz w:val="20"/>
          <w:szCs w:val="20"/>
        </w:rPr>
        <w:t xml:space="preserve">  </w:t>
      </w:r>
      <w:r w:rsidRPr="007A41B6">
        <w:rPr>
          <w:rFonts w:ascii="Arial" w:eastAsia="Times New Roman" w:hAnsi="Arial" w:cs="Arial"/>
          <w:b/>
          <w:bCs/>
          <w:color w:val="FF0000"/>
          <w:sz w:val="20"/>
          <w:szCs w:val="20"/>
        </w:rPr>
        <w:t>[Student1ID]-[Student2</w:t>
      </w:r>
      <w:proofErr w:type="gramStart"/>
      <w:r w:rsidRPr="007A41B6">
        <w:rPr>
          <w:rFonts w:ascii="Arial" w:eastAsia="Times New Roman" w:hAnsi="Arial" w:cs="Arial"/>
          <w:b/>
          <w:bCs/>
          <w:color w:val="FF0000"/>
          <w:sz w:val="20"/>
          <w:szCs w:val="20"/>
        </w:rPr>
        <w:t>ID]-proposal.pdf</w:t>
      </w:r>
      <w:proofErr w:type="gramEnd"/>
    </w:p>
    <w:p w:rsidR="00AD3622" w:rsidRPr="007A41B6" w:rsidRDefault="009F3E42" w:rsidP="00C45BAE">
      <w:pPr>
        <w:pStyle w:val="ListParagraph1"/>
        <w:numPr>
          <w:ilvl w:val="0"/>
          <w:numId w:val="1"/>
        </w:numPr>
        <w:jc w:val="both"/>
        <w:rPr>
          <w:rFonts w:ascii="Arial" w:eastAsia="Times New Roman" w:hAnsi="Arial" w:cs="Arial"/>
          <w:b/>
          <w:bCs/>
          <w:color w:val="000000"/>
          <w:sz w:val="24"/>
          <w:szCs w:val="24"/>
        </w:rPr>
      </w:pPr>
      <w:r w:rsidRPr="007A41B6">
        <w:rPr>
          <w:rFonts w:ascii="Arial" w:eastAsia="Times New Roman" w:hAnsi="Arial" w:cs="Arial"/>
          <w:b/>
          <w:bCs/>
          <w:color w:val="000000"/>
          <w:sz w:val="24"/>
          <w:szCs w:val="24"/>
        </w:rPr>
        <w:t>Submission Requirements</w:t>
      </w:r>
    </w:p>
    <w:p w:rsidR="00AD3622" w:rsidRPr="007A41B6" w:rsidRDefault="009F3E42" w:rsidP="00C45BAE">
      <w:pPr>
        <w:pStyle w:val="ListParagraph1"/>
        <w:numPr>
          <w:ilvl w:val="0"/>
          <w:numId w:val="4"/>
        </w:numPr>
        <w:jc w:val="both"/>
        <w:rPr>
          <w:rFonts w:ascii="Arial" w:eastAsia="Times New Roman" w:hAnsi="Arial" w:cs="Arial"/>
          <w:b/>
          <w:bCs/>
          <w:color w:val="000000"/>
          <w:sz w:val="20"/>
          <w:szCs w:val="20"/>
        </w:rPr>
      </w:pPr>
      <w:r w:rsidRPr="007A41B6">
        <w:rPr>
          <w:rFonts w:ascii="Arial" w:eastAsia="Times New Roman" w:hAnsi="Arial" w:cs="Arial"/>
          <w:b/>
          <w:bCs/>
          <w:color w:val="000000"/>
          <w:sz w:val="20"/>
          <w:szCs w:val="20"/>
        </w:rPr>
        <w:t>Final Report</w:t>
      </w:r>
    </w:p>
    <w:p w:rsidR="00AD3622" w:rsidRPr="007A41B6" w:rsidRDefault="009F3E42" w:rsidP="00C45BAE">
      <w:pPr>
        <w:pStyle w:val="ListParagraph1"/>
        <w:ind w:left="360"/>
        <w:jc w:val="both"/>
        <w:rPr>
          <w:rFonts w:ascii="Arial" w:eastAsia="Times New Roman" w:hAnsi="Arial" w:cs="Arial"/>
          <w:bCs/>
          <w:color w:val="000000"/>
          <w:sz w:val="20"/>
          <w:szCs w:val="20"/>
        </w:rPr>
      </w:pPr>
      <w:r w:rsidRPr="007A41B6">
        <w:rPr>
          <w:rFonts w:ascii="Arial" w:eastAsia="Times New Roman" w:hAnsi="Arial" w:cs="Arial"/>
          <w:bCs/>
          <w:color w:val="000000"/>
          <w:sz w:val="20"/>
          <w:szCs w:val="20"/>
        </w:rPr>
        <w:t xml:space="preserve">      You need to submit a report which is at most </w:t>
      </w:r>
      <w:r w:rsidR="00421500" w:rsidRPr="007A41B6">
        <w:rPr>
          <w:rFonts w:ascii="Arial" w:eastAsia="Times New Roman" w:hAnsi="Arial" w:cs="Arial"/>
          <w:bCs/>
          <w:color w:val="000000"/>
          <w:sz w:val="20"/>
          <w:szCs w:val="20"/>
        </w:rPr>
        <w:t>20</w:t>
      </w:r>
      <w:r w:rsidRPr="007A41B6">
        <w:rPr>
          <w:rFonts w:ascii="Arial" w:eastAsia="Times New Roman" w:hAnsi="Arial" w:cs="Arial"/>
          <w:bCs/>
          <w:color w:val="000000"/>
          <w:sz w:val="20"/>
          <w:szCs w:val="20"/>
        </w:rPr>
        <w:t xml:space="preserve"> </w:t>
      </w:r>
      <w:r w:rsidR="00421500" w:rsidRPr="007A41B6">
        <w:rPr>
          <w:rFonts w:ascii="Arial" w:eastAsia="Times New Roman" w:hAnsi="Arial" w:cs="Arial"/>
          <w:bCs/>
          <w:color w:val="000000"/>
          <w:sz w:val="20"/>
          <w:szCs w:val="20"/>
        </w:rPr>
        <w:t>single-columned</w:t>
      </w:r>
      <w:r w:rsidRPr="007A41B6">
        <w:rPr>
          <w:rFonts w:ascii="Arial" w:eastAsia="Times New Roman" w:hAnsi="Arial" w:cs="Arial"/>
          <w:bCs/>
          <w:color w:val="000000"/>
          <w:sz w:val="20"/>
          <w:szCs w:val="20"/>
        </w:rPr>
        <w:t xml:space="preserve"> page paper on the problem and solution(s) and what will be demonstrated. </w:t>
      </w:r>
      <w:r w:rsidR="002912FB" w:rsidRPr="007A41B6">
        <w:rPr>
          <w:rFonts w:ascii="Arial" w:eastAsia="Times New Roman" w:hAnsi="Arial" w:cs="Arial"/>
          <w:bCs/>
          <w:i/>
          <w:color w:val="000000"/>
          <w:sz w:val="20"/>
          <w:szCs w:val="20"/>
        </w:rPr>
        <w:t>All page counts are for 11pt. font, single spaced</w:t>
      </w:r>
      <w:r w:rsidR="001A260B" w:rsidRPr="007A41B6">
        <w:rPr>
          <w:rFonts w:ascii="Arial" w:eastAsia="Times New Roman" w:hAnsi="Arial" w:cs="Arial"/>
          <w:bCs/>
          <w:i/>
          <w:color w:val="000000"/>
          <w:sz w:val="20"/>
          <w:szCs w:val="20"/>
        </w:rPr>
        <w:t>, single column</w:t>
      </w:r>
      <w:r w:rsidRPr="007A41B6">
        <w:rPr>
          <w:rFonts w:ascii="Arial" w:eastAsia="Times New Roman" w:hAnsi="Arial" w:cs="Arial"/>
          <w:bCs/>
          <w:i/>
          <w:color w:val="000000"/>
          <w:sz w:val="20"/>
          <w:szCs w:val="20"/>
        </w:rPr>
        <w:t>.</w:t>
      </w:r>
    </w:p>
    <w:p w:rsidR="00AD3622" w:rsidRPr="007A41B6" w:rsidRDefault="00AD3622" w:rsidP="00C45BAE">
      <w:pPr>
        <w:pStyle w:val="ListParagraph1"/>
        <w:ind w:left="360"/>
        <w:jc w:val="both"/>
        <w:rPr>
          <w:rFonts w:ascii="Arial" w:eastAsia="Times New Roman" w:hAnsi="Arial" w:cs="Arial"/>
          <w:bCs/>
          <w:color w:val="000000"/>
          <w:sz w:val="20"/>
          <w:szCs w:val="20"/>
        </w:rPr>
      </w:pPr>
    </w:p>
    <w:p w:rsidR="00685800" w:rsidRPr="007A41B6" w:rsidRDefault="009F3E42" w:rsidP="00C45BAE">
      <w:pPr>
        <w:pStyle w:val="ListParagraph1"/>
        <w:ind w:left="360"/>
        <w:jc w:val="both"/>
        <w:rPr>
          <w:rFonts w:ascii="Arial" w:eastAsia="Times New Roman" w:hAnsi="Arial" w:cs="Arial"/>
          <w:bCs/>
          <w:color w:val="000000"/>
          <w:sz w:val="20"/>
          <w:szCs w:val="20"/>
        </w:rPr>
      </w:pPr>
      <w:r w:rsidRPr="007A41B6">
        <w:rPr>
          <w:rFonts w:ascii="Arial" w:eastAsia="Times New Roman" w:hAnsi="Arial" w:cs="Arial"/>
          <w:bCs/>
          <w:color w:val="000000"/>
          <w:sz w:val="20"/>
          <w:szCs w:val="20"/>
        </w:rPr>
        <w:t>You should compare the different solutions qualitatively as well as provide an experimental analysis. In general, the final report should contain the following contents:</w:t>
      </w:r>
    </w:p>
    <w:p w:rsidR="00685800" w:rsidRPr="007A41B6" w:rsidRDefault="009F3E42" w:rsidP="00C45BAE">
      <w:pPr>
        <w:pStyle w:val="ListParagraph1"/>
        <w:numPr>
          <w:ilvl w:val="0"/>
          <w:numId w:val="9"/>
        </w:numPr>
        <w:spacing w:before="100" w:beforeAutospacing="1" w:after="100" w:afterAutospacing="1" w:line="240" w:lineRule="auto"/>
        <w:jc w:val="both"/>
        <w:rPr>
          <w:rFonts w:ascii="Arial" w:eastAsia="Times New Roman" w:hAnsi="Arial" w:cs="Arial"/>
          <w:bCs/>
          <w:color w:val="000000"/>
          <w:sz w:val="20"/>
          <w:szCs w:val="20"/>
        </w:rPr>
      </w:pPr>
      <w:r w:rsidRPr="007A41B6">
        <w:rPr>
          <w:rFonts w:ascii="Arial" w:eastAsia="Times New Roman" w:hAnsi="Arial" w:cs="Arial"/>
          <w:bCs/>
          <w:color w:val="000000"/>
          <w:sz w:val="20"/>
          <w:szCs w:val="20"/>
        </w:rPr>
        <w:t>Project Introduction</w:t>
      </w:r>
      <w:r w:rsidR="00685800" w:rsidRPr="007A41B6">
        <w:rPr>
          <w:rFonts w:ascii="Arial" w:eastAsia="Times New Roman" w:hAnsi="Arial" w:cs="Arial"/>
          <w:bCs/>
          <w:color w:val="000000"/>
          <w:sz w:val="20"/>
          <w:szCs w:val="20"/>
        </w:rPr>
        <w:t xml:space="preserve"> and Motivation</w:t>
      </w:r>
      <w:r w:rsidRPr="007A41B6">
        <w:rPr>
          <w:rFonts w:ascii="Arial" w:eastAsia="Times New Roman" w:hAnsi="Arial" w:cs="Arial"/>
          <w:bCs/>
          <w:color w:val="000000"/>
          <w:sz w:val="20"/>
          <w:szCs w:val="20"/>
        </w:rPr>
        <w:t xml:space="preserve">. This can be </w:t>
      </w:r>
      <w:r w:rsidR="00685800" w:rsidRPr="007A41B6">
        <w:rPr>
          <w:rFonts w:ascii="Arial" w:eastAsia="Times New Roman" w:hAnsi="Arial" w:cs="Arial"/>
          <w:bCs/>
          <w:color w:val="000000"/>
          <w:sz w:val="20"/>
          <w:szCs w:val="20"/>
        </w:rPr>
        <w:t>the same as for the proposal. </w:t>
      </w:r>
    </w:p>
    <w:p w:rsidR="00685800" w:rsidRPr="007A41B6" w:rsidRDefault="00685800" w:rsidP="00C45BAE">
      <w:pPr>
        <w:pStyle w:val="ListParagraph1"/>
        <w:numPr>
          <w:ilvl w:val="0"/>
          <w:numId w:val="9"/>
        </w:numPr>
        <w:spacing w:before="100" w:beforeAutospacing="1" w:after="100" w:afterAutospacing="1" w:line="240" w:lineRule="auto"/>
        <w:jc w:val="both"/>
        <w:rPr>
          <w:rFonts w:ascii="Arial" w:eastAsia="Times New Roman" w:hAnsi="Arial" w:cs="Arial"/>
          <w:bCs/>
          <w:color w:val="000000"/>
          <w:sz w:val="20"/>
          <w:szCs w:val="20"/>
        </w:rPr>
      </w:pPr>
      <w:r w:rsidRPr="007A41B6">
        <w:rPr>
          <w:rFonts w:ascii="Arial" w:eastAsia="Times New Roman" w:hAnsi="Arial" w:cs="Arial"/>
          <w:bCs/>
          <w:color w:val="000000"/>
          <w:sz w:val="20"/>
          <w:szCs w:val="20"/>
        </w:rPr>
        <w:t>Related work</w:t>
      </w:r>
    </w:p>
    <w:p w:rsidR="00685800" w:rsidRPr="007A41B6" w:rsidRDefault="00685800" w:rsidP="00C45BAE">
      <w:pPr>
        <w:pStyle w:val="ListParagraph1"/>
        <w:numPr>
          <w:ilvl w:val="0"/>
          <w:numId w:val="9"/>
        </w:numPr>
        <w:spacing w:before="100" w:beforeAutospacing="1" w:after="100" w:afterAutospacing="1" w:line="240" w:lineRule="auto"/>
        <w:jc w:val="both"/>
        <w:rPr>
          <w:rFonts w:ascii="Arial" w:eastAsia="Times New Roman" w:hAnsi="Arial" w:cs="Arial"/>
          <w:bCs/>
          <w:color w:val="000000"/>
          <w:sz w:val="20"/>
          <w:szCs w:val="20"/>
        </w:rPr>
      </w:pPr>
      <w:r w:rsidRPr="007A41B6">
        <w:rPr>
          <w:rFonts w:ascii="Arial" w:eastAsia="Times New Roman" w:hAnsi="Arial" w:cs="Arial"/>
          <w:bCs/>
          <w:color w:val="000000"/>
          <w:sz w:val="20"/>
          <w:szCs w:val="20"/>
        </w:rPr>
        <w:t>Design and Implementation. This details your solution and analyzes the pros and cons of your approach in comparison with related work.</w:t>
      </w:r>
    </w:p>
    <w:p w:rsidR="00685800" w:rsidRPr="007A41B6" w:rsidRDefault="00421500" w:rsidP="00C45BAE">
      <w:pPr>
        <w:pStyle w:val="ListParagraph1"/>
        <w:numPr>
          <w:ilvl w:val="0"/>
          <w:numId w:val="9"/>
        </w:numPr>
        <w:spacing w:before="100" w:beforeAutospacing="1" w:after="100" w:afterAutospacing="1" w:line="240" w:lineRule="auto"/>
        <w:jc w:val="both"/>
        <w:rPr>
          <w:rFonts w:ascii="Arial" w:eastAsia="Times New Roman" w:hAnsi="Arial" w:cs="Arial"/>
          <w:bCs/>
          <w:color w:val="000000"/>
          <w:sz w:val="20"/>
          <w:szCs w:val="20"/>
        </w:rPr>
      </w:pPr>
      <w:r w:rsidRPr="007A41B6">
        <w:rPr>
          <w:rFonts w:ascii="Arial" w:eastAsia="Times New Roman" w:hAnsi="Arial" w:cs="Arial"/>
          <w:bCs/>
          <w:color w:val="000000"/>
          <w:sz w:val="20"/>
          <w:szCs w:val="20"/>
        </w:rPr>
        <w:t>Methodology and</w:t>
      </w:r>
      <w:r w:rsidR="009F3E42" w:rsidRPr="007A41B6">
        <w:rPr>
          <w:rFonts w:ascii="Arial" w:eastAsia="Times New Roman" w:hAnsi="Arial" w:cs="Arial"/>
          <w:bCs/>
          <w:color w:val="000000"/>
          <w:sz w:val="20"/>
          <w:szCs w:val="20"/>
        </w:rPr>
        <w:t xml:space="preserve"> experimentation. How did you perform the experimentation? This ca</w:t>
      </w:r>
      <w:r w:rsidRPr="007A41B6">
        <w:rPr>
          <w:rFonts w:ascii="Arial" w:eastAsia="Times New Roman" w:hAnsi="Arial" w:cs="Arial"/>
          <w:bCs/>
          <w:color w:val="000000"/>
          <w:sz w:val="20"/>
          <w:szCs w:val="20"/>
        </w:rPr>
        <w:t>n be a revision of the proposal.</w:t>
      </w:r>
      <w:r w:rsidR="00685800" w:rsidRPr="007A41B6">
        <w:rPr>
          <w:rFonts w:ascii="Arial" w:eastAsia="Times New Roman" w:hAnsi="Arial" w:cs="Arial"/>
          <w:bCs/>
          <w:color w:val="000000"/>
          <w:sz w:val="20"/>
          <w:szCs w:val="20"/>
        </w:rPr>
        <w:t> </w:t>
      </w:r>
    </w:p>
    <w:p w:rsidR="00685800" w:rsidRPr="007A41B6" w:rsidRDefault="00685800" w:rsidP="00C45BAE">
      <w:pPr>
        <w:pStyle w:val="ListParagraph1"/>
        <w:numPr>
          <w:ilvl w:val="0"/>
          <w:numId w:val="9"/>
        </w:numPr>
        <w:spacing w:before="100" w:beforeAutospacing="1" w:after="100" w:afterAutospacing="1" w:line="240" w:lineRule="auto"/>
        <w:jc w:val="both"/>
        <w:rPr>
          <w:rFonts w:ascii="Arial" w:eastAsia="Times New Roman" w:hAnsi="Arial" w:cs="Arial"/>
          <w:bCs/>
          <w:color w:val="000000"/>
          <w:sz w:val="20"/>
          <w:szCs w:val="20"/>
        </w:rPr>
      </w:pPr>
      <w:r w:rsidRPr="007A41B6">
        <w:rPr>
          <w:rFonts w:ascii="Arial" w:eastAsia="Times New Roman" w:hAnsi="Arial" w:cs="Arial"/>
          <w:bCs/>
          <w:color w:val="000000"/>
          <w:sz w:val="20"/>
          <w:szCs w:val="20"/>
        </w:rPr>
        <w:t>Discussion of results. </w:t>
      </w:r>
    </w:p>
    <w:p w:rsidR="00685800" w:rsidRPr="007A41B6" w:rsidRDefault="009F3E42" w:rsidP="00C45BAE">
      <w:pPr>
        <w:pStyle w:val="ListParagraph1"/>
        <w:numPr>
          <w:ilvl w:val="0"/>
          <w:numId w:val="9"/>
        </w:numPr>
        <w:spacing w:before="100" w:beforeAutospacing="1" w:after="100" w:afterAutospacing="1" w:line="240" w:lineRule="auto"/>
        <w:jc w:val="both"/>
        <w:rPr>
          <w:rFonts w:ascii="Arial" w:eastAsia="Times New Roman" w:hAnsi="Arial" w:cs="Arial"/>
          <w:bCs/>
          <w:color w:val="000000"/>
          <w:sz w:val="20"/>
          <w:szCs w:val="20"/>
        </w:rPr>
      </w:pPr>
      <w:r w:rsidRPr="007A41B6">
        <w:rPr>
          <w:rFonts w:ascii="Arial" w:eastAsia="Times New Roman" w:hAnsi="Arial" w:cs="Arial"/>
          <w:bCs/>
          <w:color w:val="000000"/>
          <w:sz w:val="20"/>
          <w:szCs w:val="20"/>
        </w:rPr>
        <w:t>Problems encountered</w:t>
      </w:r>
      <w:r w:rsidR="00421500" w:rsidRPr="007A41B6">
        <w:rPr>
          <w:rFonts w:ascii="Arial" w:eastAsia="Times New Roman" w:hAnsi="Arial" w:cs="Arial"/>
          <w:bCs/>
          <w:color w:val="000000"/>
          <w:sz w:val="20"/>
          <w:szCs w:val="20"/>
        </w:rPr>
        <w:t xml:space="preserve"> and lesson learnt</w:t>
      </w:r>
      <w:r w:rsidR="00685800" w:rsidRPr="007A41B6">
        <w:rPr>
          <w:rFonts w:ascii="Arial" w:eastAsia="Times New Roman" w:hAnsi="Arial" w:cs="Arial"/>
          <w:bCs/>
          <w:color w:val="000000"/>
          <w:sz w:val="20"/>
          <w:szCs w:val="20"/>
        </w:rPr>
        <w:t xml:space="preserve">. </w:t>
      </w:r>
    </w:p>
    <w:p w:rsidR="00685800" w:rsidRPr="007A41B6" w:rsidRDefault="00685800" w:rsidP="00C45BAE">
      <w:pPr>
        <w:pStyle w:val="ListParagraph1"/>
        <w:numPr>
          <w:ilvl w:val="0"/>
          <w:numId w:val="9"/>
        </w:numPr>
        <w:spacing w:before="100" w:beforeAutospacing="1" w:after="100" w:afterAutospacing="1" w:line="240" w:lineRule="auto"/>
        <w:jc w:val="both"/>
        <w:rPr>
          <w:rFonts w:ascii="Arial" w:eastAsia="Times New Roman" w:hAnsi="Arial" w:cs="Arial"/>
          <w:bCs/>
          <w:color w:val="000000"/>
          <w:sz w:val="20"/>
          <w:szCs w:val="20"/>
        </w:rPr>
      </w:pPr>
      <w:r w:rsidRPr="007A41B6">
        <w:rPr>
          <w:rFonts w:ascii="Arial" w:eastAsia="Times New Roman" w:hAnsi="Arial" w:cs="Arial"/>
          <w:bCs/>
          <w:color w:val="000000"/>
          <w:sz w:val="20"/>
          <w:szCs w:val="20"/>
        </w:rPr>
        <w:t>Project summary and future work</w:t>
      </w:r>
    </w:p>
    <w:p w:rsidR="00685800" w:rsidRPr="007A41B6" w:rsidRDefault="00685800" w:rsidP="00C45BAE">
      <w:pPr>
        <w:pStyle w:val="ListParagraph1"/>
        <w:numPr>
          <w:ilvl w:val="0"/>
          <w:numId w:val="9"/>
        </w:numPr>
        <w:spacing w:before="100" w:beforeAutospacing="1" w:after="100" w:afterAutospacing="1" w:line="240" w:lineRule="auto"/>
        <w:jc w:val="both"/>
        <w:rPr>
          <w:rFonts w:ascii="Arial" w:eastAsia="Times New Roman" w:hAnsi="Arial" w:cs="Arial"/>
          <w:bCs/>
          <w:color w:val="000000"/>
          <w:sz w:val="20"/>
          <w:szCs w:val="20"/>
        </w:rPr>
      </w:pPr>
      <w:r w:rsidRPr="007A41B6">
        <w:rPr>
          <w:rFonts w:ascii="Arial" w:eastAsia="Times New Roman" w:hAnsi="Arial" w:cs="Arial"/>
          <w:bCs/>
          <w:color w:val="000000"/>
          <w:sz w:val="20"/>
          <w:szCs w:val="20"/>
        </w:rPr>
        <w:t>Personal contribution (for each student written by the individual student). </w:t>
      </w:r>
    </w:p>
    <w:p w:rsidR="00AD3622" w:rsidRPr="007A41B6" w:rsidRDefault="009F3E42" w:rsidP="00C45BAE">
      <w:pPr>
        <w:pStyle w:val="ListParagraph1"/>
        <w:numPr>
          <w:ilvl w:val="0"/>
          <w:numId w:val="9"/>
        </w:numPr>
        <w:spacing w:before="100" w:beforeAutospacing="1" w:after="100" w:afterAutospacing="1" w:line="240" w:lineRule="auto"/>
        <w:jc w:val="both"/>
        <w:rPr>
          <w:rFonts w:ascii="Arial" w:eastAsia="Times New Roman" w:hAnsi="Arial" w:cs="Arial"/>
          <w:bCs/>
          <w:color w:val="000000"/>
          <w:sz w:val="20"/>
          <w:szCs w:val="20"/>
        </w:rPr>
      </w:pPr>
      <w:r w:rsidRPr="007A41B6">
        <w:rPr>
          <w:rFonts w:ascii="Arial" w:eastAsia="Times New Roman" w:hAnsi="Arial" w:cs="Arial"/>
          <w:bCs/>
          <w:color w:val="000000"/>
          <w:sz w:val="20"/>
          <w:szCs w:val="20"/>
        </w:rPr>
        <w:t>References</w:t>
      </w:r>
      <w:r w:rsidR="00421500" w:rsidRPr="007A41B6">
        <w:rPr>
          <w:rFonts w:ascii="Arial" w:eastAsia="Times New Roman" w:hAnsi="Arial" w:cs="Arial"/>
          <w:bCs/>
          <w:color w:val="000000"/>
          <w:sz w:val="20"/>
          <w:szCs w:val="20"/>
        </w:rPr>
        <w:t>.</w:t>
      </w:r>
      <w:r w:rsidRPr="007A41B6">
        <w:rPr>
          <w:rFonts w:ascii="Arial" w:eastAsia="Times New Roman" w:hAnsi="Arial" w:cs="Arial"/>
          <w:bCs/>
          <w:color w:val="000000"/>
          <w:sz w:val="20"/>
          <w:szCs w:val="20"/>
        </w:rPr>
        <w:t> </w:t>
      </w:r>
    </w:p>
    <w:p w:rsidR="00685800" w:rsidRPr="007A41B6" w:rsidRDefault="00685800" w:rsidP="00C45BAE">
      <w:pPr>
        <w:pStyle w:val="ListParagraph1"/>
        <w:ind w:left="360"/>
        <w:jc w:val="both"/>
        <w:rPr>
          <w:rFonts w:ascii="Arial" w:eastAsia="Times New Roman" w:hAnsi="Arial" w:cs="Arial"/>
          <w:bCs/>
          <w:color w:val="000000"/>
          <w:sz w:val="20"/>
          <w:szCs w:val="20"/>
        </w:rPr>
      </w:pPr>
    </w:p>
    <w:p w:rsidR="00685800" w:rsidRPr="007A41B6" w:rsidRDefault="00685800" w:rsidP="00C45BAE">
      <w:pPr>
        <w:pStyle w:val="ListParagraph1"/>
        <w:ind w:left="360"/>
        <w:jc w:val="both"/>
        <w:rPr>
          <w:rFonts w:ascii="Arial" w:eastAsia="Times New Roman" w:hAnsi="Arial" w:cs="Arial"/>
          <w:bCs/>
          <w:color w:val="000000"/>
          <w:sz w:val="20"/>
          <w:szCs w:val="20"/>
        </w:rPr>
      </w:pPr>
      <w:r w:rsidRPr="007A41B6">
        <w:rPr>
          <w:rFonts w:ascii="Arial" w:eastAsia="Times New Roman" w:hAnsi="Arial" w:cs="Arial"/>
          <w:bCs/>
          <w:color w:val="000000"/>
          <w:sz w:val="20"/>
          <w:szCs w:val="20"/>
        </w:rPr>
        <w:t xml:space="preserve">As this is a </w:t>
      </w:r>
      <w:proofErr w:type="gramStart"/>
      <w:r w:rsidRPr="007A41B6">
        <w:rPr>
          <w:rFonts w:ascii="Arial" w:eastAsia="Times New Roman" w:hAnsi="Arial" w:cs="Arial"/>
          <w:bCs/>
          <w:color w:val="000000"/>
          <w:sz w:val="20"/>
          <w:szCs w:val="20"/>
        </w:rPr>
        <w:t>research oriented</w:t>
      </w:r>
      <w:proofErr w:type="gramEnd"/>
      <w:r w:rsidRPr="007A41B6">
        <w:rPr>
          <w:rFonts w:ascii="Arial" w:eastAsia="Times New Roman" w:hAnsi="Arial" w:cs="Arial"/>
          <w:bCs/>
          <w:color w:val="000000"/>
          <w:sz w:val="20"/>
          <w:szCs w:val="20"/>
        </w:rPr>
        <w:t xml:space="preserve"> project, you need to clearly spell out the novelty and research contributions.</w:t>
      </w:r>
    </w:p>
    <w:p w:rsidR="00AD3622" w:rsidRPr="007A41B6" w:rsidRDefault="00AD3622" w:rsidP="00C45BAE">
      <w:pPr>
        <w:pStyle w:val="ListParagraph1"/>
        <w:ind w:left="360"/>
        <w:jc w:val="both"/>
        <w:rPr>
          <w:rFonts w:ascii="Arial" w:eastAsia="Times New Roman" w:hAnsi="Arial" w:cs="Arial"/>
          <w:b/>
          <w:bCs/>
          <w:color w:val="000000"/>
          <w:sz w:val="20"/>
          <w:szCs w:val="20"/>
        </w:rPr>
      </w:pPr>
    </w:p>
    <w:p w:rsidR="00AD3622" w:rsidRPr="007A41B6" w:rsidRDefault="009F3E42" w:rsidP="00C45BAE">
      <w:pPr>
        <w:pStyle w:val="ListParagraph1"/>
        <w:numPr>
          <w:ilvl w:val="0"/>
          <w:numId w:val="4"/>
        </w:numPr>
        <w:jc w:val="both"/>
        <w:rPr>
          <w:rFonts w:ascii="Arial" w:eastAsia="Times New Roman" w:hAnsi="Arial" w:cs="Arial"/>
          <w:b/>
          <w:bCs/>
          <w:color w:val="000000"/>
          <w:sz w:val="20"/>
          <w:szCs w:val="20"/>
        </w:rPr>
      </w:pPr>
      <w:r w:rsidRPr="007A41B6">
        <w:rPr>
          <w:rFonts w:ascii="Arial" w:eastAsia="Times New Roman" w:hAnsi="Arial" w:cs="Arial"/>
          <w:b/>
          <w:bCs/>
          <w:color w:val="000000"/>
          <w:sz w:val="20"/>
          <w:szCs w:val="20"/>
        </w:rPr>
        <w:t>Code</w:t>
      </w:r>
    </w:p>
    <w:p w:rsidR="00685800" w:rsidRPr="007A41B6" w:rsidRDefault="009F3E42" w:rsidP="00C45BAE">
      <w:pPr>
        <w:pStyle w:val="ListParagraph1"/>
        <w:ind w:left="360"/>
        <w:jc w:val="both"/>
        <w:rPr>
          <w:rFonts w:ascii="Arial" w:eastAsia="Times New Roman" w:hAnsi="Arial" w:cs="Arial"/>
          <w:bCs/>
          <w:color w:val="000000"/>
          <w:sz w:val="20"/>
          <w:szCs w:val="20"/>
        </w:rPr>
      </w:pPr>
      <w:r w:rsidRPr="007A41B6">
        <w:rPr>
          <w:rFonts w:ascii="Arial" w:eastAsia="Times New Roman" w:hAnsi="Arial" w:cs="Arial"/>
          <w:bCs/>
          <w:color w:val="000000"/>
          <w:sz w:val="20"/>
          <w:szCs w:val="20"/>
        </w:rPr>
        <w:lastRenderedPageBreak/>
        <w:t xml:space="preserve">      </w:t>
      </w:r>
      <w:r w:rsidR="00685800" w:rsidRPr="007A41B6">
        <w:rPr>
          <w:rFonts w:ascii="Arial" w:eastAsia="Times New Roman" w:hAnsi="Arial" w:cs="Arial"/>
          <w:bCs/>
          <w:color w:val="000000"/>
          <w:sz w:val="20"/>
          <w:szCs w:val="20"/>
        </w:rPr>
        <w:t xml:space="preserve">Code can be in any programming languages (c, </w:t>
      </w:r>
      <w:proofErr w:type="spellStart"/>
      <w:r w:rsidR="00685800" w:rsidRPr="007A41B6">
        <w:rPr>
          <w:rFonts w:ascii="Arial" w:eastAsia="Times New Roman" w:hAnsi="Arial" w:cs="Arial"/>
          <w:bCs/>
          <w:color w:val="000000"/>
          <w:sz w:val="20"/>
          <w:szCs w:val="20"/>
        </w:rPr>
        <w:t>c++</w:t>
      </w:r>
      <w:proofErr w:type="spellEnd"/>
      <w:r w:rsidR="00685800" w:rsidRPr="007A41B6">
        <w:rPr>
          <w:rFonts w:ascii="Arial" w:eastAsia="Times New Roman" w:hAnsi="Arial" w:cs="Arial"/>
          <w:bCs/>
          <w:color w:val="000000"/>
          <w:sz w:val="20"/>
          <w:szCs w:val="20"/>
        </w:rPr>
        <w:t>, java …). You should write appropriate comments in your code. A Readme instruction on how to run the code should be included.</w:t>
      </w:r>
    </w:p>
    <w:p w:rsidR="00AD3622" w:rsidRPr="007A41B6" w:rsidRDefault="00AD3622" w:rsidP="00C45BAE">
      <w:pPr>
        <w:pStyle w:val="ListParagraph1"/>
        <w:ind w:left="360"/>
        <w:jc w:val="both"/>
        <w:rPr>
          <w:rFonts w:ascii="Arial" w:eastAsia="Times New Roman" w:hAnsi="Arial" w:cs="Arial"/>
          <w:bCs/>
          <w:color w:val="000000"/>
          <w:sz w:val="20"/>
          <w:szCs w:val="20"/>
        </w:rPr>
      </w:pPr>
    </w:p>
    <w:p w:rsidR="00AD3622" w:rsidRPr="007A41B6" w:rsidRDefault="009F3E42" w:rsidP="00C45BAE">
      <w:pPr>
        <w:pStyle w:val="ListParagraph1"/>
        <w:numPr>
          <w:ilvl w:val="0"/>
          <w:numId w:val="4"/>
        </w:numPr>
        <w:jc w:val="both"/>
        <w:rPr>
          <w:rFonts w:ascii="Arial" w:eastAsia="Times New Roman" w:hAnsi="Arial" w:cs="Arial"/>
          <w:b/>
          <w:bCs/>
          <w:color w:val="000000"/>
          <w:sz w:val="20"/>
          <w:szCs w:val="20"/>
        </w:rPr>
      </w:pPr>
      <w:r w:rsidRPr="007A41B6">
        <w:rPr>
          <w:rFonts w:ascii="Arial" w:eastAsia="Times New Roman" w:hAnsi="Arial" w:cs="Arial"/>
          <w:b/>
          <w:bCs/>
          <w:color w:val="000000"/>
          <w:sz w:val="20"/>
          <w:szCs w:val="20"/>
        </w:rPr>
        <w:t>File Name</w:t>
      </w:r>
    </w:p>
    <w:p w:rsidR="00AD3622" w:rsidRPr="007A41B6" w:rsidRDefault="009F3E42" w:rsidP="00C45BAE">
      <w:pPr>
        <w:pStyle w:val="ListParagraph1"/>
        <w:ind w:left="360"/>
        <w:jc w:val="both"/>
        <w:rPr>
          <w:rFonts w:ascii="Arial" w:eastAsia="Times New Roman" w:hAnsi="Arial" w:cs="Arial"/>
          <w:b/>
          <w:bCs/>
          <w:color w:val="000000"/>
          <w:sz w:val="20"/>
          <w:szCs w:val="20"/>
        </w:rPr>
      </w:pPr>
      <w:r w:rsidRPr="007A41B6">
        <w:rPr>
          <w:rFonts w:ascii="Arial" w:eastAsia="Times New Roman" w:hAnsi="Arial" w:cs="Arial"/>
          <w:bCs/>
          <w:color w:val="000000"/>
          <w:sz w:val="20"/>
          <w:szCs w:val="20"/>
        </w:rPr>
        <w:t xml:space="preserve">      You need to compress all the documents and code into a zip</w:t>
      </w:r>
      <w:r w:rsidR="00CE778B" w:rsidRPr="007A41B6">
        <w:rPr>
          <w:rFonts w:ascii="Arial" w:eastAsia="Times New Roman" w:hAnsi="Arial" w:cs="Arial"/>
          <w:bCs/>
          <w:color w:val="000000"/>
          <w:sz w:val="20"/>
          <w:szCs w:val="20"/>
        </w:rPr>
        <w:t xml:space="preserve"> </w:t>
      </w:r>
      <w:r w:rsidRPr="007A41B6">
        <w:rPr>
          <w:rFonts w:ascii="Arial" w:eastAsia="Times New Roman" w:hAnsi="Arial" w:cs="Arial"/>
          <w:bCs/>
          <w:color w:val="000000"/>
          <w:sz w:val="20"/>
          <w:szCs w:val="20"/>
        </w:rPr>
        <w:t xml:space="preserve">(or </w:t>
      </w:r>
      <w:proofErr w:type="spellStart"/>
      <w:r w:rsidRPr="007A41B6">
        <w:rPr>
          <w:rFonts w:ascii="Arial" w:eastAsia="Times New Roman" w:hAnsi="Arial" w:cs="Arial"/>
          <w:bCs/>
          <w:color w:val="000000"/>
          <w:sz w:val="20"/>
          <w:szCs w:val="20"/>
        </w:rPr>
        <w:t>rar</w:t>
      </w:r>
      <w:proofErr w:type="spellEnd"/>
      <w:r w:rsidRPr="007A41B6">
        <w:rPr>
          <w:rFonts w:ascii="Arial" w:eastAsia="Times New Roman" w:hAnsi="Arial" w:cs="Arial"/>
          <w:bCs/>
          <w:color w:val="000000"/>
          <w:sz w:val="20"/>
          <w:szCs w:val="20"/>
        </w:rPr>
        <w:t xml:space="preserve">) file, </w:t>
      </w:r>
      <w:r w:rsidR="00CE778B" w:rsidRPr="007A41B6">
        <w:rPr>
          <w:rFonts w:ascii="Arial" w:eastAsia="Times New Roman" w:hAnsi="Arial" w:cs="Arial"/>
          <w:bCs/>
          <w:color w:val="000000"/>
          <w:sz w:val="20"/>
          <w:szCs w:val="20"/>
        </w:rPr>
        <w:t xml:space="preserve">and name of the file should include all student IDs of your team. For example, if the group has </w:t>
      </w:r>
      <w:r w:rsidR="00685800" w:rsidRPr="007A41B6">
        <w:rPr>
          <w:rFonts w:ascii="Arial" w:eastAsia="Times New Roman" w:hAnsi="Arial" w:cs="Arial"/>
          <w:bCs/>
          <w:color w:val="000000"/>
          <w:sz w:val="20"/>
          <w:szCs w:val="20"/>
        </w:rPr>
        <w:t>two</w:t>
      </w:r>
      <w:r w:rsidR="00CE778B" w:rsidRPr="007A41B6">
        <w:rPr>
          <w:rFonts w:ascii="Arial" w:eastAsia="Times New Roman" w:hAnsi="Arial" w:cs="Arial"/>
          <w:bCs/>
          <w:color w:val="000000"/>
          <w:sz w:val="20"/>
          <w:szCs w:val="20"/>
        </w:rPr>
        <w:t xml:space="preserve"> members, the file name should be:</w:t>
      </w:r>
    </w:p>
    <w:p w:rsidR="00AD3622" w:rsidRPr="007A41B6" w:rsidRDefault="009F3E42" w:rsidP="00C45BAE">
      <w:pPr>
        <w:pStyle w:val="ListParagraph1"/>
        <w:ind w:firstLine="300"/>
        <w:jc w:val="both"/>
        <w:rPr>
          <w:rFonts w:ascii="Arial" w:eastAsia="Times New Roman" w:hAnsi="Arial" w:cs="Arial"/>
          <w:b/>
          <w:bCs/>
          <w:color w:val="FF0000"/>
          <w:sz w:val="20"/>
          <w:szCs w:val="20"/>
        </w:rPr>
      </w:pPr>
      <w:r w:rsidRPr="007A41B6">
        <w:rPr>
          <w:rFonts w:ascii="Arial" w:eastAsia="Times New Roman" w:hAnsi="Arial" w:cs="Arial"/>
          <w:b/>
          <w:bCs/>
          <w:color w:val="000000"/>
          <w:sz w:val="20"/>
          <w:szCs w:val="20"/>
        </w:rPr>
        <w:t xml:space="preserve">                                      </w:t>
      </w:r>
      <w:r w:rsidR="008035E5" w:rsidRPr="007A41B6">
        <w:rPr>
          <w:rFonts w:ascii="Arial" w:eastAsia="Times New Roman" w:hAnsi="Arial" w:cs="Arial"/>
          <w:b/>
          <w:bCs/>
          <w:color w:val="FF0000"/>
          <w:sz w:val="20"/>
          <w:szCs w:val="20"/>
        </w:rPr>
        <w:t>[Student1ID]-[Student2</w:t>
      </w:r>
      <w:proofErr w:type="gramStart"/>
      <w:r w:rsidR="008035E5" w:rsidRPr="007A41B6">
        <w:rPr>
          <w:rFonts w:ascii="Arial" w:eastAsia="Times New Roman" w:hAnsi="Arial" w:cs="Arial"/>
          <w:b/>
          <w:bCs/>
          <w:color w:val="FF0000"/>
          <w:sz w:val="20"/>
          <w:szCs w:val="20"/>
        </w:rPr>
        <w:t>ID]</w:t>
      </w:r>
      <w:r w:rsidRPr="007A41B6">
        <w:rPr>
          <w:rFonts w:ascii="Arial" w:eastAsia="Times New Roman" w:hAnsi="Arial" w:cs="Arial"/>
          <w:b/>
          <w:bCs/>
          <w:color w:val="FF0000"/>
          <w:sz w:val="20"/>
          <w:szCs w:val="20"/>
        </w:rPr>
        <w:t>-</w:t>
      </w:r>
      <w:r w:rsidR="00421500" w:rsidRPr="007A41B6">
        <w:rPr>
          <w:rFonts w:ascii="Arial" w:eastAsia="Times New Roman" w:hAnsi="Arial" w:cs="Arial"/>
          <w:b/>
          <w:bCs/>
          <w:color w:val="FF0000"/>
          <w:sz w:val="20"/>
          <w:szCs w:val="20"/>
        </w:rPr>
        <w:t>FinalReport</w:t>
      </w:r>
      <w:r w:rsidRPr="007A41B6">
        <w:rPr>
          <w:rFonts w:ascii="Arial" w:eastAsia="Times New Roman" w:hAnsi="Arial" w:cs="Arial"/>
          <w:b/>
          <w:bCs/>
          <w:color w:val="FF0000"/>
          <w:sz w:val="20"/>
          <w:szCs w:val="20"/>
        </w:rPr>
        <w:t>.zip</w:t>
      </w:r>
      <w:proofErr w:type="gramEnd"/>
    </w:p>
    <w:p w:rsidR="00AD3622" w:rsidRPr="007A41B6" w:rsidRDefault="009F3E42" w:rsidP="00C45BAE">
      <w:pPr>
        <w:jc w:val="both"/>
        <w:rPr>
          <w:rFonts w:ascii="Arial" w:eastAsia="Times New Roman" w:hAnsi="Arial" w:cs="Arial"/>
          <w:bCs/>
          <w:color w:val="000000"/>
          <w:sz w:val="20"/>
          <w:szCs w:val="20"/>
        </w:rPr>
      </w:pPr>
      <w:r w:rsidRPr="007A41B6">
        <w:rPr>
          <w:rFonts w:ascii="Arial" w:eastAsia="Times New Roman" w:hAnsi="Arial" w:cs="Arial"/>
          <w:b/>
          <w:bCs/>
          <w:color w:val="000000"/>
          <w:sz w:val="20"/>
          <w:szCs w:val="20"/>
        </w:rPr>
        <w:t>Note:</w:t>
      </w:r>
      <w:r w:rsidRPr="007A41B6">
        <w:rPr>
          <w:rFonts w:ascii="Arial" w:eastAsia="Times New Roman" w:hAnsi="Arial" w:cs="Arial"/>
          <w:bCs/>
          <w:color w:val="000000"/>
          <w:sz w:val="20"/>
          <w:szCs w:val="20"/>
        </w:rPr>
        <w:t xml:space="preserve">  Please ensure that the code and report are complete before submission!  You need to ensure that your work is recoverable by others using the code and report that you provided.</w:t>
      </w:r>
    </w:p>
    <w:p w:rsidR="001A260B" w:rsidRPr="007A41B6" w:rsidRDefault="001A260B" w:rsidP="00C45BAE">
      <w:pPr>
        <w:pStyle w:val="ListParagraph1"/>
        <w:numPr>
          <w:ilvl w:val="0"/>
          <w:numId w:val="1"/>
        </w:numPr>
        <w:jc w:val="both"/>
        <w:rPr>
          <w:rFonts w:ascii="Arial" w:eastAsia="Times New Roman" w:hAnsi="Arial" w:cs="Arial"/>
          <w:b/>
          <w:bCs/>
          <w:color w:val="000000"/>
          <w:sz w:val="24"/>
          <w:szCs w:val="24"/>
        </w:rPr>
      </w:pPr>
      <w:r w:rsidRPr="007A41B6">
        <w:rPr>
          <w:rFonts w:ascii="Arial" w:eastAsia="Times New Roman" w:hAnsi="Arial" w:cs="Arial"/>
          <w:b/>
          <w:bCs/>
          <w:color w:val="000000"/>
          <w:sz w:val="24"/>
          <w:szCs w:val="24"/>
        </w:rPr>
        <w:t>Submission Policies</w:t>
      </w:r>
    </w:p>
    <w:p w:rsidR="00AD3622" w:rsidRPr="007A41B6" w:rsidRDefault="009F3E42" w:rsidP="00C45BAE">
      <w:pPr>
        <w:jc w:val="both"/>
        <w:rPr>
          <w:rFonts w:ascii="Arial" w:eastAsia="Times New Roman" w:hAnsi="Arial" w:cs="Arial"/>
          <w:bCs/>
          <w:color w:val="000000"/>
          <w:sz w:val="20"/>
          <w:szCs w:val="20"/>
          <w:u w:val="single"/>
        </w:rPr>
      </w:pPr>
      <w:r w:rsidRPr="007A41B6">
        <w:rPr>
          <w:rFonts w:ascii="Arial" w:eastAsia="Times New Roman" w:hAnsi="Arial" w:cs="Arial"/>
          <w:bCs/>
          <w:color w:val="000000"/>
          <w:sz w:val="20"/>
          <w:szCs w:val="20"/>
          <w:u w:val="single"/>
        </w:rPr>
        <w:t>For both project proposal and final report:</w:t>
      </w:r>
    </w:p>
    <w:p w:rsidR="00AD3622" w:rsidRPr="007A41B6" w:rsidRDefault="009F3E42" w:rsidP="00C45BAE">
      <w:pPr>
        <w:spacing w:after="0" w:line="240" w:lineRule="auto"/>
        <w:jc w:val="both"/>
        <w:rPr>
          <w:rFonts w:ascii="Arial" w:eastAsia="Times New Roman" w:hAnsi="Arial" w:cs="Arial"/>
          <w:bCs/>
          <w:color w:val="000000"/>
          <w:sz w:val="20"/>
          <w:szCs w:val="20"/>
        </w:rPr>
      </w:pPr>
      <w:r w:rsidRPr="007A41B6">
        <w:rPr>
          <w:rFonts w:ascii="Arial" w:hAnsi="Arial" w:cs="Arial"/>
          <w:b/>
          <w:sz w:val="20"/>
          <w:szCs w:val="20"/>
        </w:rPr>
        <w:t>No multiple submissions allowed</w:t>
      </w:r>
      <w:r w:rsidRPr="007A41B6">
        <w:rPr>
          <w:rFonts w:ascii="Arial" w:hAnsi="Arial" w:cs="Arial"/>
          <w:sz w:val="20"/>
          <w:szCs w:val="20"/>
        </w:rPr>
        <w:t xml:space="preserve">: </w:t>
      </w:r>
      <w:r w:rsidRPr="007A41B6">
        <w:rPr>
          <w:rFonts w:ascii="Arial" w:eastAsia="Times New Roman" w:hAnsi="Arial" w:cs="Arial"/>
          <w:bCs/>
          <w:color w:val="000000"/>
          <w:sz w:val="20"/>
          <w:szCs w:val="20"/>
        </w:rPr>
        <w:t>Each team should make sure that the team only submit exactly once. If a team submits two versions, we will</w:t>
      </w:r>
      <w:r w:rsidRPr="007A41B6">
        <w:rPr>
          <w:rFonts w:ascii="Arial" w:hAnsi="Arial" w:cs="Arial"/>
          <w:sz w:val="20"/>
          <w:szCs w:val="20"/>
        </w:rPr>
        <w:t xml:space="preserve"> </w:t>
      </w:r>
      <w:r w:rsidRPr="007A41B6">
        <w:rPr>
          <w:rFonts w:ascii="Arial" w:hAnsi="Arial" w:cs="Arial"/>
          <w:b/>
          <w:sz w:val="20"/>
          <w:szCs w:val="20"/>
        </w:rPr>
        <w:t>retain the earliest version and discard all later versions</w:t>
      </w:r>
      <w:r w:rsidRPr="007A41B6">
        <w:rPr>
          <w:rFonts w:ascii="Arial" w:hAnsi="Arial" w:cs="Arial"/>
          <w:sz w:val="20"/>
          <w:szCs w:val="20"/>
        </w:rPr>
        <w:t xml:space="preserve">. </w:t>
      </w:r>
      <w:r w:rsidRPr="007A41B6">
        <w:rPr>
          <w:rFonts w:ascii="Arial" w:eastAsia="Times New Roman" w:hAnsi="Arial" w:cs="Arial"/>
          <w:bCs/>
          <w:color w:val="000000"/>
          <w:sz w:val="20"/>
          <w:szCs w:val="20"/>
        </w:rPr>
        <w:t>The team will then be grade</w:t>
      </w:r>
      <w:ins w:id="8" w:author="Zhang Shuhao" w:date="2019-07-28T11:11:00Z">
        <w:r w:rsidR="00752909">
          <w:rPr>
            <w:rFonts w:ascii="Arial" w:eastAsia="Times New Roman" w:hAnsi="Arial" w:cs="Arial"/>
            <w:bCs/>
            <w:color w:val="000000"/>
            <w:sz w:val="20"/>
            <w:szCs w:val="20"/>
          </w:rPr>
          <w:t>d</w:t>
        </w:r>
      </w:ins>
      <w:r w:rsidRPr="007A41B6">
        <w:rPr>
          <w:rFonts w:ascii="Arial" w:eastAsia="Times New Roman" w:hAnsi="Arial" w:cs="Arial"/>
          <w:bCs/>
          <w:color w:val="000000"/>
          <w:sz w:val="20"/>
          <w:szCs w:val="20"/>
        </w:rPr>
        <w:t xml:space="preserve"> on the earliest version. For such a reason, if you want to update your submission, you should delete your old submission first and then submit a new one. </w:t>
      </w:r>
    </w:p>
    <w:p w:rsidR="00AD3622" w:rsidRPr="007A41B6" w:rsidRDefault="00AD3622" w:rsidP="00C45BAE">
      <w:pPr>
        <w:spacing w:after="0" w:line="240" w:lineRule="auto"/>
        <w:jc w:val="both"/>
        <w:rPr>
          <w:rFonts w:ascii="Arial" w:hAnsi="Arial" w:cs="Arial"/>
          <w:sz w:val="20"/>
          <w:szCs w:val="20"/>
        </w:rPr>
      </w:pPr>
    </w:p>
    <w:p w:rsidR="00AD3622" w:rsidRPr="007A41B6" w:rsidRDefault="009F3E42" w:rsidP="00C45BAE">
      <w:pPr>
        <w:spacing w:after="0" w:line="240" w:lineRule="auto"/>
        <w:jc w:val="both"/>
        <w:rPr>
          <w:rFonts w:ascii="Arial" w:hAnsi="Arial" w:cs="Arial"/>
          <w:sz w:val="20"/>
          <w:szCs w:val="20"/>
        </w:rPr>
      </w:pPr>
      <w:r w:rsidRPr="007A41B6">
        <w:rPr>
          <w:rFonts w:ascii="Arial" w:hAnsi="Arial" w:cs="Arial"/>
          <w:b/>
          <w:bCs/>
          <w:sz w:val="20"/>
          <w:szCs w:val="20"/>
        </w:rPr>
        <w:t>Policy on late submission</w:t>
      </w:r>
      <w:r w:rsidRPr="007A41B6">
        <w:rPr>
          <w:rFonts w:ascii="Arial" w:hAnsi="Arial" w:cs="Arial"/>
          <w:sz w:val="20"/>
          <w:szCs w:val="20"/>
        </w:rPr>
        <w:t xml:space="preserve">: For fairness, </w:t>
      </w:r>
      <w:r w:rsidRPr="007A41B6">
        <w:rPr>
          <w:rFonts w:ascii="Arial" w:eastAsia="Times New Roman" w:hAnsi="Arial" w:cs="Arial"/>
          <w:bCs/>
          <w:color w:val="000000"/>
          <w:sz w:val="20"/>
          <w:szCs w:val="20"/>
        </w:rPr>
        <w:t xml:space="preserve">reports submitted after the deadline but no more than 48 hours after the deadline will still be graded, with a penalty of 20%. Namely, I will first grade the report normally, and then multiple the mark by 80% to get the final mark for that report. </w:t>
      </w:r>
      <w:r w:rsidRPr="007A41B6">
        <w:rPr>
          <w:rFonts w:ascii="Arial" w:hAnsi="Arial" w:cs="Arial"/>
          <w:b/>
          <w:bCs/>
          <w:sz w:val="20"/>
          <w:szCs w:val="20"/>
        </w:rPr>
        <w:t>Reports submitted more than 48 hours after the deadline will not be accepted and will get 0 mark.</w:t>
      </w:r>
    </w:p>
    <w:p w:rsidR="00AD3622" w:rsidRPr="007A41B6" w:rsidRDefault="00AD3622" w:rsidP="00C45BAE">
      <w:pPr>
        <w:jc w:val="both"/>
        <w:rPr>
          <w:rFonts w:ascii="Arial" w:eastAsia="Times New Roman" w:hAnsi="Arial" w:cs="Arial"/>
          <w:bCs/>
          <w:color w:val="000000"/>
          <w:sz w:val="20"/>
          <w:szCs w:val="20"/>
        </w:rPr>
      </w:pPr>
    </w:p>
    <w:p w:rsidR="007A41B6" w:rsidRDefault="007A41B6" w:rsidP="00C45BAE">
      <w:pPr>
        <w:pStyle w:val="ListParagraph1"/>
        <w:numPr>
          <w:ilvl w:val="0"/>
          <w:numId w:val="1"/>
        </w:numPr>
        <w:jc w:val="both"/>
        <w:rPr>
          <w:rFonts w:ascii="Arial" w:eastAsia="Times New Roman" w:hAnsi="Arial" w:cs="Arial"/>
          <w:b/>
          <w:bCs/>
          <w:color w:val="000000"/>
          <w:sz w:val="24"/>
          <w:szCs w:val="24"/>
        </w:rPr>
      </w:pPr>
      <w:r>
        <w:rPr>
          <w:rFonts w:ascii="Arial" w:eastAsia="Times New Roman" w:hAnsi="Arial" w:cs="Arial"/>
          <w:b/>
          <w:bCs/>
          <w:color w:val="000000"/>
          <w:sz w:val="24"/>
          <w:szCs w:val="24"/>
        </w:rPr>
        <w:t xml:space="preserve">Project </w:t>
      </w:r>
      <w:r w:rsidR="009F3E42" w:rsidRPr="007A41B6">
        <w:rPr>
          <w:rFonts w:ascii="Arial" w:eastAsia="Times New Roman" w:hAnsi="Arial" w:cs="Arial"/>
          <w:b/>
          <w:bCs/>
          <w:color w:val="000000"/>
          <w:sz w:val="24"/>
          <w:szCs w:val="24"/>
        </w:rPr>
        <w:t>Presentation</w:t>
      </w:r>
      <w:r>
        <w:rPr>
          <w:rFonts w:ascii="Arial" w:eastAsia="Times New Roman" w:hAnsi="Arial" w:cs="Arial"/>
          <w:b/>
          <w:bCs/>
          <w:color w:val="000000"/>
          <w:sz w:val="24"/>
          <w:szCs w:val="24"/>
        </w:rPr>
        <w:t xml:space="preserve"> and Demo</w:t>
      </w:r>
    </w:p>
    <w:p w:rsidR="00AD3622" w:rsidRDefault="009F3E42" w:rsidP="00C45BAE">
      <w:pPr>
        <w:pStyle w:val="ListParagraph1"/>
        <w:ind w:left="0" w:firstLine="360"/>
        <w:jc w:val="both"/>
        <w:rPr>
          <w:rFonts w:ascii="Arial" w:eastAsia="Times New Roman" w:hAnsi="Arial" w:cs="Arial"/>
          <w:bCs/>
          <w:color w:val="000000"/>
          <w:sz w:val="20"/>
          <w:szCs w:val="20"/>
        </w:rPr>
      </w:pPr>
      <w:r w:rsidRPr="007A41B6">
        <w:rPr>
          <w:rFonts w:ascii="Arial" w:eastAsia="Times New Roman" w:hAnsi="Arial" w:cs="Arial"/>
          <w:bCs/>
          <w:color w:val="000000"/>
          <w:sz w:val="20"/>
          <w:szCs w:val="20"/>
        </w:rPr>
        <w:t xml:space="preserve">The presentations will take place during </w:t>
      </w:r>
      <w:ins w:id="9" w:author="Zhang Shuhao" w:date="2019-07-28T11:12:00Z">
        <w:r w:rsidR="00752909">
          <w:rPr>
            <w:rFonts w:ascii="Arial" w:eastAsia="Times New Roman" w:hAnsi="Arial" w:cs="Arial"/>
            <w:bCs/>
            <w:color w:val="000000"/>
            <w:sz w:val="20"/>
            <w:szCs w:val="20"/>
          </w:rPr>
          <w:t xml:space="preserve">the </w:t>
        </w:r>
      </w:ins>
      <w:r w:rsidRPr="007A41B6">
        <w:rPr>
          <w:rFonts w:ascii="Arial" w:eastAsia="Times New Roman" w:hAnsi="Arial" w:cs="Arial"/>
          <w:bCs/>
          <w:color w:val="000000"/>
          <w:sz w:val="20"/>
          <w:szCs w:val="20"/>
        </w:rPr>
        <w:t xml:space="preserve">lecture. Your presentation should cover the same aspects of the project mentioned above. The final report will be due one week after </w:t>
      </w:r>
      <w:ins w:id="10" w:author="Zhang Shuhao" w:date="2019-07-28T11:12:00Z">
        <w:r w:rsidR="00752909">
          <w:rPr>
            <w:rFonts w:ascii="Arial" w:eastAsia="Times New Roman" w:hAnsi="Arial" w:cs="Arial"/>
            <w:bCs/>
            <w:color w:val="000000"/>
            <w:sz w:val="20"/>
            <w:szCs w:val="20"/>
          </w:rPr>
          <w:t xml:space="preserve">the </w:t>
        </w:r>
      </w:ins>
      <w:r w:rsidRPr="007A41B6">
        <w:rPr>
          <w:rFonts w:ascii="Arial" w:eastAsia="Times New Roman" w:hAnsi="Arial" w:cs="Arial"/>
          <w:bCs/>
          <w:color w:val="000000"/>
          <w:sz w:val="20"/>
          <w:szCs w:val="20"/>
        </w:rPr>
        <w:t xml:space="preserve">oral presentation. Thus, you are encouraged to add more solid results and findings into the report, besides those presented in </w:t>
      </w:r>
      <w:ins w:id="11" w:author="Zhang Shuhao" w:date="2019-07-28T11:11:00Z">
        <w:r w:rsidR="00752909">
          <w:rPr>
            <w:rFonts w:ascii="Arial" w:eastAsia="Times New Roman" w:hAnsi="Arial" w:cs="Arial"/>
            <w:bCs/>
            <w:color w:val="000000"/>
            <w:sz w:val="20"/>
            <w:szCs w:val="20"/>
          </w:rPr>
          <w:t xml:space="preserve">the </w:t>
        </w:r>
      </w:ins>
      <w:r w:rsidRPr="007A41B6">
        <w:rPr>
          <w:rFonts w:ascii="Arial" w:eastAsia="Times New Roman" w:hAnsi="Arial" w:cs="Arial"/>
          <w:bCs/>
          <w:color w:val="000000"/>
          <w:sz w:val="20"/>
          <w:szCs w:val="20"/>
        </w:rPr>
        <w:t xml:space="preserve">oral presentation. </w:t>
      </w:r>
      <w:r w:rsidR="007A41B6">
        <w:rPr>
          <w:rFonts w:ascii="Arial" w:eastAsia="Times New Roman" w:hAnsi="Arial" w:cs="Arial"/>
          <w:bCs/>
          <w:color w:val="000000"/>
          <w:sz w:val="20"/>
          <w:szCs w:val="20"/>
        </w:rPr>
        <w:t xml:space="preserve">A demo is a plus and thus is encouraged. </w:t>
      </w:r>
    </w:p>
    <w:p w:rsidR="007A41B6" w:rsidRPr="007A41B6" w:rsidRDefault="007A41B6" w:rsidP="00C45BAE">
      <w:pPr>
        <w:pStyle w:val="ListParagraph1"/>
        <w:ind w:left="0" w:firstLine="360"/>
        <w:jc w:val="both"/>
        <w:rPr>
          <w:rFonts w:ascii="Arial" w:eastAsia="Times New Roman" w:hAnsi="Arial" w:cs="Arial"/>
          <w:b/>
          <w:bCs/>
          <w:color w:val="000000"/>
          <w:sz w:val="24"/>
          <w:szCs w:val="24"/>
        </w:rPr>
      </w:pPr>
    </w:p>
    <w:p w:rsidR="00AD3622" w:rsidRPr="007A41B6" w:rsidRDefault="009F3E42" w:rsidP="00C45BAE">
      <w:pPr>
        <w:pStyle w:val="ListParagraph1"/>
        <w:numPr>
          <w:ilvl w:val="0"/>
          <w:numId w:val="1"/>
        </w:numPr>
        <w:jc w:val="both"/>
        <w:rPr>
          <w:rFonts w:ascii="Arial" w:eastAsia="Times New Roman" w:hAnsi="Arial" w:cs="Arial"/>
          <w:b/>
          <w:bCs/>
          <w:color w:val="000000"/>
          <w:sz w:val="24"/>
          <w:szCs w:val="24"/>
        </w:rPr>
      </w:pPr>
      <w:r w:rsidRPr="007A41B6">
        <w:rPr>
          <w:rFonts w:ascii="Arial" w:eastAsia="Times New Roman" w:hAnsi="Arial" w:cs="Arial"/>
          <w:b/>
          <w:bCs/>
          <w:color w:val="000000"/>
          <w:sz w:val="24"/>
          <w:szCs w:val="24"/>
        </w:rPr>
        <w:t>Grading</w:t>
      </w:r>
    </w:p>
    <w:p w:rsidR="00AD3622" w:rsidRPr="007A41B6" w:rsidRDefault="009F3E42" w:rsidP="00C45BAE">
      <w:pPr>
        <w:jc w:val="both"/>
        <w:rPr>
          <w:rFonts w:ascii="Arial" w:eastAsia="Times New Roman" w:hAnsi="Arial" w:cs="Arial"/>
          <w:bCs/>
          <w:color w:val="000000"/>
          <w:sz w:val="20"/>
          <w:szCs w:val="20"/>
        </w:rPr>
      </w:pPr>
      <w:r w:rsidRPr="007A41B6">
        <w:rPr>
          <w:rFonts w:ascii="Arial" w:eastAsia="Times New Roman" w:hAnsi="Arial" w:cs="Arial"/>
          <w:bCs/>
          <w:color w:val="000000"/>
          <w:sz w:val="20"/>
          <w:szCs w:val="20"/>
        </w:rPr>
        <w:t xml:space="preserve">      Although students performing different works, to make the grading work fair and reasonable, we will evaluate your work from the following perspectives.</w:t>
      </w:r>
      <w:r w:rsidR="008035E5" w:rsidRPr="007A41B6">
        <w:rPr>
          <w:rFonts w:ascii="Arial" w:eastAsia="Times New Roman" w:hAnsi="Arial" w:cs="Arial"/>
          <w:bCs/>
          <w:color w:val="000000"/>
          <w:sz w:val="20"/>
          <w:szCs w:val="20"/>
        </w:rPr>
        <w:t xml:space="preserve"> </w:t>
      </w:r>
    </w:p>
    <w:p w:rsidR="00AD3622" w:rsidRPr="007A41B6" w:rsidRDefault="009F3E42" w:rsidP="00C45BAE">
      <w:pPr>
        <w:pStyle w:val="ListParagraph1"/>
        <w:numPr>
          <w:ilvl w:val="0"/>
          <w:numId w:val="5"/>
        </w:numPr>
        <w:jc w:val="both"/>
        <w:rPr>
          <w:rFonts w:ascii="Arial" w:eastAsia="Times New Roman" w:hAnsi="Arial" w:cs="Arial"/>
          <w:bCs/>
          <w:color w:val="000000"/>
          <w:sz w:val="20"/>
          <w:szCs w:val="20"/>
        </w:rPr>
      </w:pPr>
      <w:r w:rsidRPr="007A41B6">
        <w:rPr>
          <w:rFonts w:ascii="Arial" w:eastAsia="Times New Roman" w:hAnsi="Arial" w:cs="Arial"/>
          <w:bCs/>
          <w:color w:val="000000"/>
          <w:sz w:val="20"/>
          <w:szCs w:val="20"/>
        </w:rPr>
        <w:t xml:space="preserve">Linguistic ability </w:t>
      </w:r>
    </w:p>
    <w:p w:rsidR="00AD3622" w:rsidRPr="007A41B6" w:rsidRDefault="009F3E42" w:rsidP="00C45BAE">
      <w:pPr>
        <w:pStyle w:val="ListParagraph1"/>
        <w:numPr>
          <w:ilvl w:val="0"/>
          <w:numId w:val="5"/>
        </w:numPr>
        <w:jc w:val="both"/>
        <w:rPr>
          <w:rFonts w:ascii="Arial" w:eastAsia="Times New Roman" w:hAnsi="Arial" w:cs="Arial"/>
          <w:bCs/>
          <w:color w:val="000000"/>
          <w:sz w:val="20"/>
          <w:szCs w:val="20"/>
        </w:rPr>
      </w:pPr>
      <w:r w:rsidRPr="007A41B6">
        <w:rPr>
          <w:rFonts w:ascii="Arial" w:eastAsia="Times New Roman" w:hAnsi="Arial" w:cs="Arial"/>
          <w:bCs/>
          <w:color w:val="000000"/>
          <w:sz w:val="20"/>
          <w:szCs w:val="20"/>
        </w:rPr>
        <w:t xml:space="preserve">Complexity </w:t>
      </w:r>
      <w:r w:rsidR="001A260B" w:rsidRPr="007A41B6">
        <w:rPr>
          <w:rFonts w:ascii="Arial" w:eastAsia="Times New Roman" w:hAnsi="Arial" w:cs="Arial"/>
          <w:bCs/>
          <w:color w:val="000000"/>
          <w:sz w:val="20"/>
          <w:szCs w:val="20"/>
        </w:rPr>
        <w:t xml:space="preserve">and novelty </w:t>
      </w:r>
      <w:r w:rsidRPr="007A41B6">
        <w:rPr>
          <w:rFonts w:ascii="Arial" w:eastAsia="Times New Roman" w:hAnsi="Arial" w:cs="Arial"/>
          <w:bCs/>
          <w:color w:val="000000"/>
          <w:sz w:val="20"/>
          <w:szCs w:val="20"/>
        </w:rPr>
        <w:t>of the problem</w:t>
      </w:r>
      <w:r w:rsidR="001A260B" w:rsidRPr="007A41B6">
        <w:rPr>
          <w:rFonts w:ascii="Arial" w:eastAsia="Times New Roman" w:hAnsi="Arial" w:cs="Arial"/>
          <w:bCs/>
          <w:color w:val="000000"/>
          <w:sz w:val="20"/>
          <w:szCs w:val="20"/>
        </w:rPr>
        <w:t xml:space="preserve"> (you must carefully review the previous studies on the same problem)</w:t>
      </w:r>
    </w:p>
    <w:p w:rsidR="00AD3622" w:rsidRPr="007A41B6" w:rsidRDefault="008035E5" w:rsidP="00C45BAE">
      <w:pPr>
        <w:pStyle w:val="ListParagraph1"/>
        <w:numPr>
          <w:ilvl w:val="0"/>
          <w:numId w:val="5"/>
        </w:numPr>
        <w:jc w:val="both"/>
        <w:rPr>
          <w:rFonts w:ascii="Arial" w:eastAsia="Times New Roman" w:hAnsi="Arial" w:cs="Arial"/>
          <w:bCs/>
          <w:color w:val="000000"/>
          <w:sz w:val="20"/>
          <w:szCs w:val="20"/>
        </w:rPr>
      </w:pPr>
      <w:r w:rsidRPr="007A41B6">
        <w:rPr>
          <w:rFonts w:ascii="Arial" w:eastAsia="Times New Roman" w:hAnsi="Arial" w:cs="Arial"/>
          <w:bCs/>
          <w:color w:val="000000"/>
          <w:sz w:val="20"/>
          <w:szCs w:val="20"/>
        </w:rPr>
        <w:t>Design</w:t>
      </w:r>
      <w:r w:rsidR="009F3E42" w:rsidRPr="007A41B6">
        <w:rPr>
          <w:rFonts w:ascii="Arial" w:eastAsia="Times New Roman" w:hAnsi="Arial" w:cs="Arial"/>
          <w:bCs/>
          <w:color w:val="000000"/>
          <w:sz w:val="20"/>
          <w:szCs w:val="20"/>
        </w:rPr>
        <w:t xml:space="preserve"> and algorithms</w:t>
      </w:r>
    </w:p>
    <w:p w:rsidR="00AD3622" w:rsidRPr="007A41B6" w:rsidRDefault="00752909" w:rsidP="00C45BAE">
      <w:pPr>
        <w:pStyle w:val="ListParagraph1"/>
        <w:numPr>
          <w:ilvl w:val="0"/>
          <w:numId w:val="5"/>
        </w:numPr>
        <w:jc w:val="both"/>
        <w:rPr>
          <w:rFonts w:ascii="Arial" w:eastAsia="Times New Roman" w:hAnsi="Arial" w:cs="Arial"/>
          <w:bCs/>
          <w:color w:val="000000"/>
          <w:sz w:val="20"/>
          <w:szCs w:val="20"/>
        </w:rPr>
      </w:pPr>
      <w:ins w:id="12" w:author="Zhang Shuhao" w:date="2019-07-28T11:12:00Z">
        <w:r>
          <w:rPr>
            <w:rFonts w:ascii="Arial" w:eastAsia="Times New Roman" w:hAnsi="Arial" w:cs="Arial"/>
            <w:bCs/>
            <w:color w:val="000000"/>
            <w:sz w:val="20"/>
            <w:szCs w:val="20"/>
          </w:rPr>
          <w:t xml:space="preserve">The </w:t>
        </w:r>
      </w:ins>
      <w:del w:id="13" w:author="Zhang Shuhao" w:date="2019-07-28T11:12:00Z">
        <w:r w:rsidR="009F3E42" w:rsidRPr="007A41B6" w:rsidDel="00752909">
          <w:rPr>
            <w:rFonts w:ascii="Arial" w:eastAsia="Times New Roman" w:hAnsi="Arial" w:cs="Arial"/>
            <w:bCs/>
            <w:color w:val="000000"/>
            <w:sz w:val="20"/>
            <w:szCs w:val="20"/>
          </w:rPr>
          <w:delText>C</w:delText>
        </w:r>
      </w:del>
      <w:ins w:id="14" w:author="Zhang Shuhao" w:date="2019-07-28T11:12:00Z">
        <w:r>
          <w:rPr>
            <w:rFonts w:ascii="Arial" w:eastAsia="Times New Roman" w:hAnsi="Arial" w:cs="Arial"/>
            <w:bCs/>
            <w:color w:val="000000"/>
            <w:sz w:val="20"/>
            <w:szCs w:val="20"/>
          </w:rPr>
          <w:t>c</w:t>
        </w:r>
      </w:ins>
      <w:r w:rsidR="009F3E42" w:rsidRPr="007A41B6">
        <w:rPr>
          <w:rFonts w:ascii="Arial" w:eastAsia="Times New Roman" w:hAnsi="Arial" w:cs="Arial"/>
          <w:bCs/>
          <w:color w:val="000000"/>
          <w:sz w:val="20"/>
          <w:szCs w:val="20"/>
        </w:rPr>
        <w:t>omprehensiveness of the analysis and findings</w:t>
      </w:r>
    </w:p>
    <w:p w:rsidR="004779DD" w:rsidRPr="007A41B6" w:rsidRDefault="00685800" w:rsidP="00C45BAE">
      <w:pPr>
        <w:pStyle w:val="ListParagraph1"/>
        <w:numPr>
          <w:ilvl w:val="0"/>
          <w:numId w:val="5"/>
        </w:numPr>
        <w:jc w:val="both"/>
        <w:rPr>
          <w:rFonts w:ascii="Arial" w:eastAsia="Times New Roman" w:hAnsi="Arial" w:cs="Arial"/>
          <w:bCs/>
          <w:color w:val="000000"/>
          <w:sz w:val="20"/>
          <w:szCs w:val="20"/>
        </w:rPr>
      </w:pPr>
      <w:r w:rsidRPr="007A41B6">
        <w:rPr>
          <w:rFonts w:ascii="Arial" w:eastAsia="Times New Roman" w:hAnsi="Arial" w:cs="Arial"/>
          <w:bCs/>
          <w:color w:val="000000"/>
          <w:sz w:val="20"/>
          <w:szCs w:val="20"/>
          <w:lang w:val="en-SG"/>
        </w:rPr>
        <w:t>Impact of your project and technical contributions</w:t>
      </w:r>
    </w:p>
    <w:p w:rsidR="00AD3622" w:rsidRPr="007A41B6" w:rsidRDefault="009F3E42" w:rsidP="00C45BAE">
      <w:pPr>
        <w:pStyle w:val="ListParagraph1"/>
        <w:numPr>
          <w:ilvl w:val="0"/>
          <w:numId w:val="5"/>
        </w:numPr>
        <w:jc w:val="both"/>
        <w:rPr>
          <w:rFonts w:ascii="Arial" w:eastAsia="Times New Roman" w:hAnsi="Arial" w:cs="Arial"/>
          <w:bCs/>
          <w:color w:val="000000"/>
          <w:sz w:val="20"/>
          <w:szCs w:val="20"/>
        </w:rPr>
      </w:pPr>
      <w:r w:rsidRPr="007A41B6">
        <w:rPr>
          <w:rFonts w:ascii="Arial" w:eastAsia="Times New Roman" w:hAnsi="Arial" w:cs="Arial"/>
          <w:bCs/>
          <w:color w:val="000000"/>
          <w:sz w:val="20"/>
          <w:szCs w:val="20"/>
        </w:rPr>
        <w:t>Oral presentation and demo</w:t>
      </w:r>
    </w:p>
    <w:p w:rsidR="00AD3622" w:rsidRPr="007A41B6" w:rsidRDefault="00AD3622" w:rsidP="00C45BAE">
      <w:pPr>
        <w:pStyle w:val="ListParagraph1"/>
        <w:ind w:left="360"/>
        <w:jc w:val="both"/>
        <w:rPr>
          <w:rFonts w:ascii="Arial" w:eastAsia="Times New Roman" w:hAnsi="Arial" w:cs="Arial"/>
          <w:bCs/>
          <w:color w:val="000000"/>
          <w:sz w:val="20"/>
          <w:szCs w:val="20"/>
        </w:rPr>
      </w:pPr>
    </w:p>
    <w:p w:rsidR="00AD3622" w:rsidRPr="007A41B6" w:rsidRDefault="009F3E42" w:rsidP="00C45BAE">
      <w:pPr>
        <w:pStyle w:val="ListParagraph1"/>
        <w:numPr>
          <w:ilvl w:val="0"/>
          <w:numId w:val="1"/>
        </w:numPr>
        <w:jc w:val="both"/>
        <w:rPr>
          <w:rFonts w:ascii="Arial" w:eastAsia="Times New Roman" w:hAnsi="Arial" w:cs="Arial"/>
          <w:b/>
          <w:bCs/>
          <w:color w:val="000000"/>
          <w:sz w:val="24"/>
          <w:szCs w:val="24"/>
        </w:rPr>
      </w:pPr>
      <w:r w:rsidRPr="007A41B6">
        <w:rPr>
          <w:rFonts w:ascii="Arial" w:eastAsia="Times New Roman" w:hAnsi="Arial" w:cs="Arial"/>
          <w:b/>
          <w:bCs/>
          <w:color w:val="000000"/>
          <w:sz w:val="24"/>
          <w:szCs w:val="24"/>
        </w:rPr>
        <w:t>Plagiarism</w:t>
      </w:r>
    </w:p>
    <w:p w:rsidR="00AD3622" w:rsidRPr="007A41B6" w:rsidRDefault="009F3E42" w:rsidP="00C45BAE">
      <w:pPr>
        <w:pStyle w:val="Heading4"/>
        <w:shd w:val="clear" w:color="auto" w:fill="FFFFFF"/>
        <w:jc w:val="both"/>
        <w:rPr>
          <w:rFonts w:ascii="Arial" w:hAnsi="Arial" w:cs="Arial"/>
          <w:sz w:val="20"/>
          <w:szCs w:val="20"/>
        </w:rPr>
      </w:pPr>
      <w:r w:rsidRPr="007A41B6">
        <w:rPr>
          <w:rFonts w:ascii="Arial" w:hAnsi="Arial" w:cs="Arial"/>
          <w:b w:val="0"/>
          <w:color w:val="000000"/>
          <w:sz w:val="20"/>
          <w:szCs w:val="20"/>
        </w:rPr>
        <w:t xml:space="preserve">      You are reminded that plagiarism is a very </w:t>
      </w:r>
      <w:r w:rsidRPr="007A41B6">
        <w:rPr>
          <w:rFonts w:ascii="Arial" w:hAnsi="Arial" w:cs="Arial"/>
          <w:color w:val="000000"/>
          <w:sz w:val="20"/>
          <w:szCs w:val="20"/>
        </w:rPr>
        <w:t>SERIOUS</w:t>
      </w:r>
      <w:r w:rsidRPr="007A41B6">
        <w:rPr>
          <w:rFonts w:ascii="Arial" w:hAnsi="Arial" w:cs="Arial"/>
          <w:b w:val="0"/>
          <w:color w:val="000000"/>
          <w:sz w:val="20"/>
          <w:szCs w:val="20"/>
        </w:rPr>
        <w:t xml:space="preserve"> </w:t>
      </w:r>
      <w:del w:id="15" w:author="Zhang Shuhao" w:date="2019-07-28T11:12:00Z">
        <w:r w:rsidRPr="007A41B6" w:rsidDel="00752909">
          <w:rPr>
            <w:rFonts w:ascii="Arial" w:eastAsia="SimSun" w:hAnsi="Arial" w:cs="Arial"/>
            <w:b w:val="0"/>
            <w:color w:val="000000"/>
            <w:sz w:val="20"/>
            <w:szCs w:val="20"/>
          </w:rPr>
          <w:delText>offense</w:delText>
        </w:r>
      </w:del>
      <w:ins w:id="16" w:author="Zhang Shuhao" w:date="2019-07-28T11:12:00Z">
        <w:r w:rsidR="00752909" w:rsidRPr="007A41B6">
          <w:rPr>
            <w:rFonts w:ascii="Arial" w:eastAsia="SimSun" w:hAnsi="Arial" w:cs="Arial"/>
            <w:b w:val="0"/>
            <w:color w:val="000000"/>
            <w:sz w:val="20"/>
            <w:szCs w:val="20"/>
          </w:rPr>
          <w:t>offen</w:t>
        </w:r>
        <w:r w:rsidR="00752909">
          <w:rPr>
            <w:rFonts w:ascii="Arial" w:eastAsia="SimSun" w:hAnsi="Arial" w:cs="Arial"/>
            <w:b w:val="0"/>
            <w:color w:val="000000"/>
            <w:sz w:val="20"/>
            <w:szCs w:val="20"/>
          </w:rPr>
          <w:t>c</w:t>
        </w:r>
        <w:r w:rsidR="00752909" w:rsidRPr="007A41B6">
          <w:rPr>
            <w:rFonts w:ascii="Arial" w:eastAsia="SimSun" w:hAnsi="Arial" w:cs="Arial"/>
            <w:b w:val="0"/>
            <w:color w:val="000000"/>
            <w:sz w:val="20"/>
            <w:szCs w:val="20"/>
          </w:rPr>
          <w:t>e</w:t>
        </w:r>
      </w:ins>
      <w:r w:rsidRPr="007A41B6">
        <w:rPr>
          <w:rFonts w:ascii="Arial" w:hAnsi="Arial" w:cs="Arial"/>
          <w:b w:val="0"/>
          <w:color w:val="000000"/>
          <w:sz w:val="20"/>
          <w:szCs w:val="20"/>
        </w:rPr>
        <w:t xml:space="preserve">, and disciplinary action (including </w:t>
      </w:r>
      <w:ins w:id="17" w:author="Zhang Shuhao" w:date="2019-07-28T11:12:00Z">
        <w:r w:rsidR="00752909">
          <w:rPr>
            <w:rFonts w:ascii="Arial" w:hAnsi="Arial" w:cs="Arial"/>
            <w:b w:val="0"/>
            <w:color w:val="000000"/>
            <w:sz w:val="20"/>
            <w:szCs w:val="20"/>
          </w:rPr>
          <w:t xml:space="preserve">the </w:t>
        </w:r>
      </w:ins>
      <w:r w:rsidRPr="007A41B6">
        <w:rPr>
          <w:rFonts w:ascii="Arial" w:hAnsi="Arial" w:cs="Arial"/>
          <w:b w:val="0"/>
          <w:color w:val="000000"/>
          <w:sz w:val="20"/>
          <w:szCs w:val="20"/>
        </w:rPr>
        <w:t>possibility of expulsion from the university) will be taken against any individual or team found plagiarizing. The individual or team that is being plagiarized will also be punished if it is found to have allowed the work to be plagiarized voluntarily.</w:t>
      </w:r>
      <w:bookmarkStart w:id="18" w:name="_GoBack"/>
      <w:bookmarkEnd w:id="18"/>
    </w:p>
    <w:sectPr w:rsidR="00AD3622" w:rsidRPr="007A41B6">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F2C6D" w:rsidRDefault="005F2C6D">
      <w:pPr>
        <w:spacing w:after="0" w:line="240" w:lineRule="auto"/>
      </w:pPr>
      <w:r>
        <w:separator/>
      </w:r>
    </w:p>
  </w:endnote>
  <w:endnote w:type="continuationSeparator" w:id="0">
    <w:p w:rsidR="005F2C6D" w:rsidRDefault="005F2C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604020202020204"/>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1541806"/>
    </w:sdtPr>
    <w:sdtEndPr/>
    <w:sdtContent>
      <w:p w:rsidR="003B2859" w:rsidRDefault="003B2859">
        <w:pPr>
          <w:pStyle w:val="Footer"/>
          <w:jc w:val="right"/>
        </w:pPr>
        <w:r>
          <w:fldChar w:fldCharType="begin"/>
        </w:r>
        <w:r>
          <w:instrText xml:space="preserve"> PAGE   \* MERGEFORMAT </w:instrText>
        </w:r>
        <w:r>
          <w:fldChar w:fldCharType="separate"/>
        </w:r>
        <w:r w:rsidR="001E2D31">
          <w:rPr>
            <w:noProof/>
          </w:rPr>
          <w:t>1</w:t>
        </w:r>
        <w:r>
          <w:fldChar w:fldCharType="end"/>
        </w:r>
      </w:p>
    </w:sdtContent>
  </w:sdt>
  <w:p w:rsidR="003B2859" w:rsidRDefault="003B28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F2C6D" w:rsidRDefault="005F2C6D">
      <w:pPr>
        <w:spacing w:after="0" w:line="240" w:lineRule="auto"/>
      </w:pPr>
      <w:r>
        <w:separator/>
      </w:r>
    </w:p>
  </w:footnote>
  <w:footnote w:type="continuationSeparator" w:id="0">
    <w:p w:rsidR="005F2C6D" w:rsidRDefault="005F2C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814EF2"/>
    <w:multiLevelType w:val="hybridMultilevel"/>
    <w:tmpl w:val="F1C81E28"/>
    <w:lvl w:ilvl="0" w:tplc="1B8ADD3C">
      <w:start w:val="28"/>
      <w:numFmt w:val="bullet"/>
      <w:lvlText w:val=""/>
      <w:lvlJc w:val="left"/>
      <w:pPr>
        <w:ind w:left="720" w:hanging="360"/>
      </w:pPr>
      <w:rPr>
        <w:rFonts w:ascii="Symbol" w:eastAsiaTheme="minorEastAsia" w:hAnsi="Symbol"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32D7B13"/>
    <w:multiLevelType w:val="hybridMultilevel"/>
    <w:tmpl w:val="CB6C94A6"/>
    <w:lvl w:ilvl="0" w:tplc="48090001">
      <w:start w:val="1"/>
      <w:numFmt w:val="bullet"/>
      <w:lvlText w:val=""/>
      <w:lvlJc w:val="left"/>
      <w:pPr>
        <w:ind w:left="0" w:hanging="360"/>
      </w:pPr>
      <w:rPr>
        <w:rFonts w:ascii="Symbol" w:hAnsi="Symbol" w:hint="default"/>
      </w:rPr>
    </w:lvl>
    <w:lvl w:ilvl="1" w:tplc="48090003" w:tentative="1">
      <w:start w:val="1"/>
      <w:numFmt w:val="bullet"/>
      <w:lvlText w:val="o"/>
      <w:lvlJc w:val="left"/>
      <w:pPr>
        <w:ind w:left="720" w:hanging="360"/>
      </w:pPr>
      <w:rPr>
        <w:rFonts w:ascii="Courier New" w:hAnsi="Courier New" w:cs="Courier New" w:hint="default"/>
      </w:rPr>
    </w:lvl>
    <w:lvl w:ilvl="2" w:tplc="48090005" w:tentative="1">
      <w:start w:val="1"/>
      <w:numFmt w:val="bullet"/>
      <w:lvlText w:val=""/>
      <w:lvlJc w:val="left"/>
      <w:pPr>
        <w:ind w:left="1440" w:hanging="360"/>
      </w:pPr>
      <w:rPr>
        <w:rFonts w:ascii="Wingdings" w:hAnsi="Wingdings" w:hint="default"/>
      </w:rPr>
    </w:lvl>
    <w:lvl w:ilvl="3" w:tplc="48090001" w:tentative="1">
      <w:start w:val="1"/>
      <w:numFmt w:val="bullet"/>
      <w:lvlText w:val=""/>
      <w:lvlJc w:val="left"/>
      <w:pPr>
        <w:ind w:left="2160" w:hanging="360"/>
      </w:pPr>
      <w:rPr>
        <w:rFonts w:ascii="Symbol" w:hAnsi="Symbol" w:hint="default"/>
      </w:rPr>
    </w:lvl>
    <w:lvl w:ilvl="4" w:tplc="48090003" w:tentative="1">
      <w:start w:val="1"/>
      <w:numFmt w:val="bullet"/>
      <w:lvlText w:val="o"/>
      <w:lvlJc w:val="left"/>
      <w:pPr>
        <w:ind w:left="2880" w:hanging="360"/>
      </w:pPr>
      <w:rPr>
        <w:rFonts w:ascii="Courier New" w:hAnsi="Courier New" w:cs="Courier New" w:hint="default"/>
      </w:rPr>
    </w:lvl>
    <w:lvl w:ilvl="5" w:tplc="48090005" w:tentative="1">
      <w:start w:val="1"/>
      <w:numFmt w:val="bullet"/>
      <w:lvlText w:val=""/>
      <w:lvlJc w:val="left"/>
      <w:pPr>
        <w:ind w:left="3600" w:hanging="360"/>
      </w:pPr>
      <w:rPr>
        <w:rFonts w:ascii="Wingdings" w:hAnsi="Wingdings" w:hint="default"/>
      </w:rPr>
    </w:lvl>
    <w:lvl w:ilvl="6" w:tplc="48090001" w:tentative="1">
      <w:start w:val="1"/>
      <w:numFmt w:val="bullet"/>
      <w:lvlText w:val=""/>
      <w:lvlJc w:val="left"/>
      <w:pPr>
        <w:ind w:left="4320" w:hanging="360"/>
      </w:pPr>
      <w:rPr>
        <w:rFonts w:ascii="Symbol" w:hAnsi="Symbol" w:hint="default"/>
      </w:rPr>
    </w:lvl>
    <w:lvl w:ilvl="7" w:tplc="48090003" w:tentative="1">
      <w:start w:val="1"/>
      <w:numFmt w:val="bullet"/>
      <w:lvlText w:val="o"/>
      <w:lvlJc w:val="left"/>
      <w:pPr>
        <w:ind w:left="5040" w:hanging="360"/>
      </w:pPr>
      <w:rPr>
        <w:rFonts w:ascii="Courier New" w:hAnsi="Courier New" w:cs="Courier New" w:hint="default"/>
      </w:rPr>
    </w:lvl>
    <w:lvl w:ilvl="8" w:tplc="48090005" w:tentative="1">
      <w:start w:val="1"/>
      <w:numFmt w:val="bullet"/>
      <w:lvlText w:val=""/>
      <w:lvlJc w:val="left"/>
      <w:pPr>
        <w:ind w:left="5760" w:hanging="360"/>
      </w:pPr>
      <w:rPr>
        <w:rFonts w:ascii="Wingdings" w:hAnsi="Wingdings" w:hint="default"/>
      </w:rPr>
    </w:lvl>
  </w:abstractNum>
  <w:abstractNum w:abstractNumId="2" w15:restartNumberingAfterBreak="0">
    <w:nsid w:val="13FC62EB"/>
    <w:multiLevelType w:val="hybridMultilevel"/>
    <w:tmpl w:val="1ED4F1CE"/>
    <w:lvl w:ilvl="0" w:tplc="48090009">
      <w:start w:val="1"/>
      <w:numFmt w:val="bullet"/>
      <w:lvlText w:val=""/>
      <w:lvlJc w:val="left"/>
      <w:pPr>
        <w:ind w:left="360" w:hanging="360"/>
      </w:pPr>
      <w:rPr>
        <w:rFonts w:ascii="Wingdings" w:hAnsi="Wingdings"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3" w15:restartNumberingAfterBreak="0">
    <w:nsid w:val="250B62BC"/>
    <w:multiLevelType w:val="multilevel"/>
    <w:tmpl w:val="250B62BC"/>
    <w:lvl w:ilvl="0">
      <w:start w:val="1"/>
      <w:numFmt w:val="lowerLetter"/>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25642844"/>
    <w:multiLevelType w:val="multilevel"/>
    <w:tmpl w:val="25642844"/>
    <w:lvl w:ilvl="0">
      <w:start w:val="1"/>
      <w:numFmt w:val="lowerLetter"/>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28D373CA"/>
    <w:multiLevelType w:val="multilevel"/>
    <w:tmpl w:val="28D373C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52042FB6"/>
    <w:multiLevelType w:val="multilevel"/>
    <w:tmpl w:val="52042FB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2FC54D8"/>
    <w:multiLevelType w:val="multilevel"/>
    <w:tmpl w:val="52042FB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CC54D22"/>
    <w:multiLevelType w:val="multilevel"/>
    <w:tmpl w:val="5CC54D22"/>
    <w:lvl w:ilvl="0">
      <w:start w:val="1"/>
      <w:numFmt w:val="bullet"/>
      <w:lvlText w:val=""/>
      <w:lvlJc w:val="left"/>
      <w:pPr>
        <w:ind w:left="360" w:hanging="360"/>
      </w:pPr>
      <w:rPr>
        <w:rFonts w:ascii="Symbol" w:hAnsi="Symbol"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5D583909"/>
    <w:multiLevelType w:val="hybridMultilevel"/>
    <w:tmpl w:val="B074D2B6"/>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num w:numId="1">
    <w:abstractNumId w:val="5"/>
  </w:num>
  <w:num w:numId="2">
    <w:abstractNumId w:val="8"/>
  </w:num>
  <w:num w:numId="3">
    <w:abstractNumId w:val="6"/>
  </w:num>
  <w:num w:numId="4">
    <w:abstractNumId w:val="4"/>
  </w:num>
  <w:num w:numId="5">
    <w:abstractNumId w:val="3"/>
  </w:num>
  <w:num w:numId="6">
    <w:abstractNumId w:val="0"/>
  </w:num>
  <w:num w:numId="7">
    <w:abstractNumId w:val="1"/>
  </w:num>
  <w:num w:numId="8">
    <w:abstractNumId w:val="2"/>
  </w:num>
  <w:num w:numId="9">
    <w:abstractNumId w:val="7"/>
  </w:num>
  <w:num w:numId="1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Zhang Shuhao">
    <w15:presenceInfo w15:providerId="AD" w15:userId="S::idszs@nus.edu.sg::aae38004-8a7c-47ee-954a-6b6e6364ed2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385"/>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41A6"/>
    <w:rsid w:val="00011660"/>
    <w:rsid w:val="0002088C"/>
    <w:rsid w:val="000362FA"/>
    <w:rsid w:val="0005707A"/>
    <w:rsid w:val="000731F7"/>
    <w:rsid w:val="0007616C"/>
    <w:rsid w:val="00095328"/>
    <w:rsid w:val="00095C53"/>
    <w:rsid w:val="00096653"/>
    <w:rsid w:val="000C3E95"/>
    <w:rsid w:val="000C43FC"/>
    <w:rsid w:val="000C7CC5"/>
    <w:rsid w:val="000D1F04"/>
    <w:rsid w:val="000E3E7A"/>
    <w:rsid w:val="001021CF"/>
    <w:rsid w:val="0012274C"/>
    <w:rsid w:val="0012560F"/>
    <w:rsid w:val="001268CB"/>
    <w:rsid w:val="00131428"/>
    <w:rsid w:val="001464A3"/>
    <w:rsid w:val="00197728"/>
    <w:rsid w:val="001A260B"/>
    <w:rsid w:val="001A5AD5"/>
    <w:rsid w:val="001A6727"/>
    <w:rsid w:val="001B0A66"/>
    <w:rsid w:val="001B3223"/>
    <w:rsid w:val="001B6DB9"/>
    <w:rsid w:val="001E27F6"/>
    <w:rsid w:val="001E2D31"/>
    <w:rsid w:val="002115A4"/>
    <w:rsid w:val="00216A42"/>
    <w:rsid w:val="002240DA"/>
    <w:rsid w:val="00242622"/>
    <w:rsid w:val="00251603"/>
    <w:rsid w:val="00252E0A"/>
    <w:rsid w:val="00254F6A"/>
    <w:rsid w:val="002562D9"/>
    <w:rsid w:val="00281C59"/>
    <w:rsid w:val="00283AAE"/>
    <w:rsid w:val="00286E35"/>
    <w:rsid w:val="002912FB"/>
    <w:rsid w:val="00293C11"/>
    <w:rsid w:val="002C0A2B"/>
    <w:rsid w:val="002C2A04"/>
    <w:rsid w:val="002E30C6"/>
    <w:rsid w:val="002F0C26"/>
    <w:rsid w:val="002F78D2"/>
    <w:rsid w:val="00302600"/>
    <w:rsid w:val="003326E3"/>
    <w:rsid w:val="00356F08"/>
    <w:rsid w:val="00357727"/>
    <w:rsid w:val="003756E9"/>
    <w:rsid w:val="003841A6"/>
    <w:rsid w:val="003A7C5B"/>
    <w:rsid w:val="003B2859"/>
    <w:rsid w:val="003B2A94"/>
    <w:rsid w:val="003B5330"/>
    <w:rsid w:val="003B624A"/>
    <w:rsid w:val="003C677A"/>
    <w:rsid w:val="003D7EE3"/>
    <w:rsid w:val="003E0784"/>
    <w:rsid w:val="003E0884"/>
    <w:rsid w:val="003E2DDD"/>
    <w:rsid w:val="003F0975"/>
    <w:rsid w:val="00410414"/>
    <w:rsid w:val="004134E1"/>
    <w:rsid w:val="00421500"/>
    <w:rsid w:val="00421C84"/>
    <w:rsid w:val="004415B0"/>
    <w:rsid w:val="00457EEC"/>
    <w:rsid w:val="00461826"/>
    <w:rsid w:val="00465678"/>
    <w:rsid w:val="004749F2"/>
    <w:rsid w:val="004779DD"/>
    <w:rsid w:val="00482311"/>
    <w:rsid w:val="00496EBC"/>
    <w:rsid w:val="004A1625"/>
    <w:rsid w:val="004A647C"/>
    <w:rsid w:val="004C5564"/>
    <w:rsid w:val="004C5687"/>
    <w:rsid w:val="004E3D70"/>
    <w:rsid w:val="004F0326"/>
    <w:rsid w:val="004F059F"/>
    <w:rsid w:val="00501546"/>
    <w:rsid w:val="00507560"/>
    <w:rsid w:val="005141AC"/>
    <w:rsid w:val="005303F9"/>
    <w:rsid w:val="00537896"/>
    <w:rsid w:val="00542347"/>
    <w:rsid w:val="005503F8"/>
    <w:rsid w:val="00592C5A"/>
    <w:rsid w:val="005A0BEC"/>
    <w:rsid w:val="005A557E"/>
    <w:rsid w:val="005A6B37"/>
    <w:rsid w:val="005B0C2D"/>
    <w:rsid w:val="005B282A"/>
    <w:rsid w:val="005B4624"/>
    <w:rsid w:val="005C4D26"/>
    <w:rsid w:val="005D258C"/>
    <w:rsid w:val="005D5ECD"/>
    <w:rsid w:val="005E1E45"/>
    <w:rsid w:val="005E3BB4"/>
    <w:rsid w:val="005F2C6D"/>
    <w:rsid w:val="00600E73"/>
    <w:rsid w:val="00602A9D"/>
    <w:rsid w:val="00605BA5"/>
    <w:rsid w:val="00606566"/>
    <w:rsid w:val="00621CD5"/>
    <w:rsid w:val="00626149"/>
    <w:rsid w:val="00650BE7"/>
    <w:rsid w:val="00652D3E"/>
    <w:rsid w:val="00653B65"/>
    <w:rsid w:val="00662C42"/>
    <w:rsid w:val="006679E3"/>
    <w:rsid w:val="00685800"/>
    <w:rsid w:val="00687548"/>
    <w:rsid w:val="006A0F56"/>
    <w:rsid w:val="006B05E7"/>
    <w:rsid w:val="006B6024"/>
    <w:rsid w:val="006D107E"/>
    <w:rsid w:val="006D69B9"/>
    <w:rsid w:val="006E0034"/>
    <w:rsid w:val="006E28D4"/>
    <w:rsid w:val="007025B6"/>
    <w:rsid w:val="00711470"/>
    <w:rsid w:val="007425F6"/>
    <w:rsid w:val="00742CAC"/>
    <w:rsid w:val="007447DB"/>
    <w:rsid w:val="00744CCF"/>
    <w:rsid w:val="00752909"/>
    <w:rsid w:val="0076343E"/>
    <w:rsid w:val="007662BB"/>
    <w:rsid w:val="00770E29"/>
    <w:rsid w:val="00777114"/>
    <w:rsid w:val="007843B4"/>
    <w:rsid w:val="00791914"/>
    <w:rsid w:val="007A41B6"/>
    <w:rsid w:val="007C14F8"/>
    <w:rsid w:val="007C2FFD"/>
    <w:rsid w:val="007D0A3D"/>
    <w:rsid w:val="007D0CC9"/>
    <w:rsid w:val="007D6E20"/>
    <w:rsid w:val="007E16E6"/>
    <w:rsid w:val="007E1F3A"/>
    <w:rsid w:val="007E6C2F"/>
    <w:rsid w:val="007F295D"/>
    <w:rsid w:val="00801756"/>
    <w:rsid w:val="008035E5"/>
    <w:rsid w:val="0082400A"/>
    <w:rsid w:val="00827345"/>
    <w:rsid w:val="008340FE"/>
    <w:rsid w:val="00840090"/>
    <w:rsid w:val="00856C7E"/>
    <w:rsid w:val="00885892"/>
    <w:rsid w:val="00892772"/>
    <w:rsid w:val="008B7F72"/>
    <w:rsid w:val="008C185C"/>
    <w:rsid w:val="008C660A"/>
    <w:rsid w:val="008C7E3B"/>
    <w:rsid w:val="008D7B9B"/>
    <w:rsid w:val="008E0916"/>
    <w:rsid w:val="008E5745"/>
    <w:rsid w:val="008F0A2C"/>
    <w:rsid w:val="008F1CF5"/>
    <w:rsid w:val="008F47E5"/>
    <w:rsid w:val="009053A0"/>
    <w:rsid w:val="00911DBC"/>
    <w:rsid w:val="00915FC6"/>
    <w:rsid w:val="009258F6"/>
    <w:rsid w:val="00931E24"/>
    <w:rsid w:val="00932B1C"/>
    <w:rsid w:val="00953BDB"/>
    <w:rsid w:val="00954FB3"/>
    <w:rsid w:val="009565AE"/>
    <w:rsid w:val="009630EA"/>
    <w:rsid w:val="00963792"/>
    <w:rsid w:val="00976247"/>
    <w:rsid w:val="009B19E3"/>
    <w:rsid w:val="009C0F8A"/>
    <w:rsid w:val="009D0734"/>
    <w:rsid w:val="009F3E42"/>
    <w:rsid w:val="00A002A3"/>
    <w:rsid w:val="00A06E3D"/>
    <w:rsid w:val="00A06EF2"/>
    <w:rsid w:val="00A16E07"/>
    <w:rsid w:val="00A37D13"/>
    <w:rsid w:val="00A41CE3"/>
    <w:rsid w:val="00A45B51"/>
    <w:rsid w:val="00A608A1"/>
    <w:rsid w:val="00A63D2B"/>
    <w:rsid w:val="00A66D69"/>
    <w:rsid w:val="00A87526"/>
    <w:rsid w:val="00A9082E"/>
    <w:rsid w:val="00A95788"/>
    <w:rsid w:val="00AA1C89"/>
    <w:rsid w:val="00AB1830"/>
    <w:rsid w:val="00AB777D"/>
    <w:rsid w:val="00AC20A8"/>
    <w:rsid w:val="00AC333E"/>
    <w:rsid w:val="00AD3622"/>
    <w:rsid w:val="00AE01D8"/>
    <w:rsid w:val="00B048A2"/>
    <w:rsid w:val="00B24F2E"/>
    <w:rsid w:val="00B254DE"/>
    <w:rsid w:val="00B41A30"/>
    <w:rsid w:val="00B435B6"/>
    <w:rsid w:val="00B502AE"/>
    <w:rsid w:val="00B50B23"/>
    <w:rsid w:val="00B54B39"/>
    <w:rsid w:val="00B6573D"/>
    <w:rsid w:val="00B6613A"/>
    <w:rsid w:val="00B71013"/>
    <w:rsid w:val="00B81D87"/>
    <w:rsid w:val="00B83648"/>
    <w:rsid w:val="00B858A8"/>
    <w:rsid w:val="00B96488"/>
    <w:rsid w:val="00B97FF2"/>
    <w:rsid w:val="00BA124D"/>
    <w:rsid w:val="00BB2C70"/>
    <w:rsid w:val="00BB4180"/>
    <w:rsid w:val="00BB4888"/>
    <w:rsid w:val="00BB6EE1"/>
    <w:rsid w:val="00BD3502"/>
    <w:rsid w:val="00BD5D69"/>
    <w:rsid w:val="00BE02D7"/>
    <w:rsid w:val="00BE0DEA"/>
    <w:rsid w:val="00BE39AB"/>
    <w:rsid w:val="00BE5B3A"/>
    <w:rsid w:val="00C00040"/>
    <w:rsid w:val="00C24C71"/>
    <w:rsid w:val="00C37A26"/>
    <w:rsid w:val="00C45BAE"/>
    <w:rsid w:val="00C634D1"/>
    <w:rsid w:val="00C750AF"/>
    <w:rsid w:val="00C811B8"/>
    <w:rsid w:val="00C8388D"/>
    <w:rsid w:val="00C91773"/>
    <w:rsid w:val="00CA0FB1"/>
    <w:rsid w:val="00CA10DD"/>
    <w:rsid w:val="00CB2C29"/>
    <w:rsid w:val="00CC276A"/>
    <w:rsid w:val="00CD3763"/>
    <w:rsid w:val="00CE778B"/>
    <w:rsid w:val="00CF2D0B"/>
    <w:rsid w:val="00CF3591"/>
    <w:rsid w:val="00D21FE3"/>
    <w:rsid w:val="00D41F1A"/>
    <w:rsid w:val="00D62804"/>
    <w:rsid w:val="00D73F8B"/>
    <w:rsid w:val="00D76C71"/>
    <w:rsid w:val="00D76D48"/>
    <w:rsid w:val="00D8178B"/>
    <w:rsid w:val="00DF09A9"/>
    <w:rsid w:val="00E0236A"/>
    <w:rsid w:val="00E20E3D"/>
    <w:rsid w:val="00E215D0"/>
    <w:rsid w:val="00E33FF5"/>
    <w:rsid w:val="00E361ED"/>
    <w:rsid w:val="00E538C3"/>
    <w:rsid w:val="00E8066B"/>
    <w:rsid w:val="00EA4731"/>
    <w:rsid w:val="00EB7A4F"/>
    <w:rsid w:val="00EC0868"/>
    <w:rsid w:val="00ED2508"/>
    <w:rsid w:val="00ED4C69"/>
    <w:rsid w:val="00EE012B"/>
    <w:rsid w:val="00EE2655"/>
    <w:rsid w:val="00EF20F0"/>
    <w:rsid w:val="00EF25ED"/>
    <w:rsid w:val="00F154D9"/>
    <w:rsid w:val="00F20EDC"/>
    <w:rsid w:val="00F474EE"/>
    <w:rsid w:val="00F5173A"/>
    <w:rsid w:val="00F53096"/>
    <w:rsid w:val="00F77704"/>
    <w:rsid w:val="00FA2597"/>
    <w:rsid w:val="00FC50C1"/>
    <w:rsid w:val="00FC6C10"/>
    <w:rsid w:val="00FE575E"/>
    <w:rsid w:val="00FE638F"/>
    <w:rsid w:val="00FF0B92"/>
    <w:rsid w:val="00FF58CD"/>
    <w:rsid w:val="53FB13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A5BE1"/>
  <w15:docId w15:val="{3488012D-9A8F-4173-8A7B-661CE5A8B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uiPriority w:val="9"/>
    <w:qFormat/>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Subject">
    <w:name w:val="annotation subject"/>
    <w:basedOn w:val="CommentText"/>
    <w:next w:val="CommentText"/>
    <w:link w:val="CommentSubjectChar"/>
    <w:uiPriority w:val="99"/>
    <w:unhideWhenUsed/>
    <w:rPr>
      <w:b/>
      <w:bCs/>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BalloonText">
    <w:name w:val="Balloon Text"/>
    <w:basedOn w:val="Normal"/>
    <w:link w:val="BalloonTextChar"/>
    <w:uiPriority w:val="99"/>
    <w:unhideWhenUsed/>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qFormat/>
    <w:rPr>
      <w:color w:val="0563C1" w:themeColor="hyperlink"/>
      <w:u w:val="single"/>
    </w:rPr>
  </w:style>
  <w:style w:type="character" w:styleId="CommentReference">
    <w:name w:val="annotation reference"/>
    <w:basedOn w:val="DefaultParagraphFont"/>
    <w:uiPriority w:val="99"/>
    <w:unhideWhenUsed/>
    <w:qFormat/>
    <w:rPr>
      <w:sz w:val="16"/>
      <w:szCs w:val="16"/>
    </w:rPr>
  </w:style>
  <w:style w:type="character" w:customStyle="1" w:styleId="Heading4Char">
    <w:name w:val="Heading 4 Char"/>
    <w:basedOn w:val="DefaultParagraphFont"/>
    <w:link w:val="Heading4"/>
    <w:uiPriority w:val="9"/>
    <w:qFormat/>
    <w:rPr>
      <w:rFonts w:ascii="Times New Roman" w:eastAsia="Times New Roman" w:hAnsi="Times New Roman" w:cs="Times New Roman"/>
      <w:b/>
      <w:bCs/>
      <w:sz w:val="24"/>
      <w:szCs w:val="24"/>
    </w:rPr>
  </w:style>
  <w:style w:type="character" w:customStyle="1" w:styleId="apple-converted-space">
    <w:name w:val="apple-converted-space"/>
    <w:basedOn w:val="DefaultParagraphFont"/>
    <w:qFormat/>
  </w:style>
  <w:style w:type="character" w:customStyle="1" w:styleId="grame">
    <w:name w:val="grame"/>
    <w:basedOn w:val="DefaultParagraphFont"/>
  </w:style>
  <w:style w:type="character" w:customStyle="1" w:styleId="spelle">
    <w:name w:val="spelle"/>
    <w:basedOn w:val="DefaultParagraphFont"/>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customStyle="1" w:styleId="ListParagraph1">
    <w:name w:val="List Paragraph1"/>
    <w:basedOn w:val="Normal"/>
    <w:uiPriority w:val="34"/>
    <w:qFormat/>
    <w:pPr>
      <w:ind w:left="720"/>
      <w:contextualSpacing/>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E74B5" w:themeColor="accent1" w:themeShade="BF"/>
      <w:sz w:val="26"/>
      <w:szCs w:val="26"/>
    </w:rPr>
  </w:style>
  <w:style w:type="character" w:customStyle="1" w:styleId="CommentTextChar">
    <w:name w:val="Comment Text Char"/>
    <w:basedOn w:val="DefaultParagraphFont"/>
    <w:link w:val="CommentText"/>
    <w:uiPriority w:val="99"/>
    <w:semiHidden/>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ListParagraph">
    <w:name w:val="List Paragraph"/>
    <w:basedOn w:val="Normal"/>
    <w:uiPriority w:val="99"/>
    <w:rsid w:val="002912FB"/>
    <w:pPr>
      <w:ind w:left="720"/>
      <w:contextualSpacing/>
    </w:pPr>
  </w:style>
  <w:style w:type="character" w:styleId="Emphasis">
    <w:name w:val="Emphasis"/>
    <w:basedOn w:val="DefaultParagraphFont"/>
    <w:uiPriority w:val="20"/>
    <w:qFormat/>
    <w:rsid w:val="00CF2D0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69784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1/relationships/people" Target="peop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https://doi.org/10.14778/2777598.27776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89A557D-92CB-AE41-895A-45C817E442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1814</Words>
  <Characters>10340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 Bingsheng</dc:creator>
  <cp:lastModifiedBy>Zhang Shuhao</cp:lastModifiedBy>
  <cp:revision>2</cp:revision>
  <cp:lastPrinted>2019-01-14T08:30:00Z</cp:lastPrinted>
  <dcterms:created xsi:type="dcterms:W3CDTF">2019-07-28T03:13:00Z</dcterms:created>
  <dcterms:modified xsi:type="dcterms:W3CDTF">2019-07-28T03:13:00Z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