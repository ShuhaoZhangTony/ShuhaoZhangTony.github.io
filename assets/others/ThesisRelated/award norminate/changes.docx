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BAC959" w14:textId="77777777" w:rsidR="008610EE" w:rsidRPr="00634571" w:rsidRDefault="008610EE" w:rsidP="002C0ED7">
      <w:pPr>
        <w:jc w:val="both"/>
        <w:rPr>
          <w:rFonts w:ascii="Arial" w:eastAsia="Times New Roman" w:hAnsi="Arial" w:cs="Arial"/>
          <w:sz w:val="20"/>
          <w:szCs w:val="20"/>
        </w:rPr>
      </w:pPr>
      <w:bookmarkStart w:id="0" w:name="_GoBack"/>
      <w:bookmarkEnd w:id="0"/>
      <w:r w:rsidRPr="00634571">
        <w:rPr>
          <w:rFonts w:ascii="Arial" w:eastAsia="Times New Roman" w:hAnsi="Arial" w:cs="Arial"/>
          <w:sz w:val="20"/>
          <w:szCs w:val="20"/>
        </w:rPr>
        <w:t>Dear Evaluation Committee,</w:t>
      </w:r>
    </w:p>
    <w:p w14:paraId="236131FE" w14:textId="77777777" w:rsidR="00F37F8F" w:rsidRPr="00634571" w:rsidRDefault="00F37F8F" w:rsidP="002C0ED7">
      <w:pPr>
        <w:spacing w:line="200" w:lineRule="exact"/>
        <w:jc w:val="both"/>
        <w:rPr>
          <w:rFonts w:ascii="Arial" w:hAnsi="Arial" w:cs="Arial"/>
          <w:sz w:val="20"/>
          <w:szCs w:val="20"/>
        </w:rPr>
      </w:pPr>
    </w:p>
    <w:p w14:paraId="763AF448" w14:textId="77777777" w:rsidR="00AC2686" w:rsidRPr="00634571" w:rsidRDefault="008610EE" w:rsidP="002C0ED7">
      <w:pPr>
        <w:jc w:val="both"/>
        <w:rPr>
          <w:rFonts w:ascii="Arial" w:eastAsia="Times New Roman" w:hAnsi="Arial" w:cs="Arial"/>
          <w:sz w:val="20"/>
          <w:szCs w:val="20"/>
        </w:rPr>
      </w:pPr>
      <w:r w:rsidRPr="00634571">
        <w:rPr>
          <w:rFonts w:ascii="Arial" w:eastAsia="Times New Roman" w:hAnsi="Arial" w:cs="Arial"/>
          <w:sz w:val="20"/>
          <w:szCs w:val="20"/>
        </w:rPr>
        <w:t xml:space="preserve">It is with great pleasure that I nominate </w:t>
      </w:r>
      <w:proofErr w:type="spellStart"/>
      <w:r w:rsidRPr="00634571">
        <w:rPr>
          <w:rFonts w:ascii="Arial" w:eastAsia="Times New Roman" w:hAnsi="Arial" w:cs="Arial"/>
          <w:sz w:val="20"/>
          <w:szCs w:val="20"/>
        </w:rPr>
        <w:t>Dr.</w:t>
      </w:r>
      <w:proofErr w:type="spellEnd"/>
      <w:r w:rsidRPr="00634571">
        <w:rPr>
          <w:rFonts w:ascii="Arial" w:eastAsia="Times New Roman" w:hAnsi="Arial" w:cs="Arial"/>
          <w:sz w:val="20"/>
          <w:szCs w:val="20"/>
        </w:rPr>
        <w:t xml:space="preserve"> Shuhao Zhang for consideration for the </w:t>
      </w:r>
      <w:r w:rsidR="00AC2686" w:rsidRPr="00634571">
        <w:rPr>
          <w:rFonts w:ascii="Arial" w:eastAsia="Times New Roman" w:hAnsi="Arial" w:cs="Arial"/>
          <w:sz w:val="20"/>
          <w:szCs w:val="20"/>
        </w:rPr>
        <w:t>IMDA Excellence Prize (Best PhD Thesis in SoC) 2020</w:t>
      </w:r>
      <w:r w:rsidRPr="00634571">
        <w:rPr>
          <w:rFonts w:ascii="Arial" w:eastAsia="Times New Roman" w:hAnsi="Arial" w:cs="Arial"/>
          <w:sz w:val="20"/>
          <w:szCs w:val="20"/>
        </w:rPr>
        <w:t xml:space="preserve">. </w:t>
      </w:r>
    </w:p>
    <w:p w14:paraId="1893ED12" w14:textId="77777777" w:rsidR="00B046D7" w:rsidRPr="00634571" w:rsidRDefault="00B046D7" w:rsidP="002C0ED7">
      <w:pPr>
        <w:jc w:val="both"/>
        <w:rPr>
          <w:rFonts w:ascii="Arial" w:eastAsia="Times New Roman" w:hAnsi="Arial" w:cs="Arial"/>
          <w:sz w:val="20"/>
          <w:szCs w:val="20"/>
        </w:rPr>
      </w:pPr>
    </w:p>
    <w:p w14:paraId="09CCC33B" w14:textId="2B656FA6" w:rsidR="00AC2686" w:rsidRPr="00634571" w:rsidRDefault="002C0ED7" w:rsidP="002C0ED7">
      <w:pPr>
        <w:jc w:val="both"/>
        <w:rPr>
          <w:rFonts w:ascii="Arial" w:eastAsia="Times New Roman" w:hAnsi="Arial" w:cs="Arial"/>
          <w:sz w:val="20"/>
          <w:szCs w:val="20"/>
        </w:rPr>
      </w:pPr>
      <w:r w:rsidRPr="00634571">
        <w:rPr>
          <w:rFonts w:ascii="Arial" w:eastAsia="Times New Roman" w:hAnsi="Arial" w:cs="Arial"/>
          <w:sz w:val="20"/>
          <w:szCs w:val="20"/>
        </w:rPr>
        <w:t>Currently, he</w:t>
      </w:r>
      <w:r w:rsidR="00B046D7" w:rsidRPr="00634571">
        <w:rPr>
          <w:rFonts w:ascii="Arial" w:eastAsia="Times New Roman" w:hAnsi="Arial" w:cs="Arial"/>
          <w:sz w:val="20"/>
          <w:szCs w:val="20"/>
        </w:rPr>
        <w:t xml:space="preserve"> was hired as Senior Researcher (Postdoc) at TU Berlin: </w:t>
      </w:r>
      <w:proofErr w:type="spellStart"/>
      <w:r w:rsidR="00B046D7" w:rsidRPr="00634571">
        <w:rPr>
          <w:rFonts w:ascii="Arial" w:eastAsia="Times New Roman" w:hAnsi="Arial" w:cs="Arial"/>
          <w:sz w:val="20"/>
          <w:szCs w:val="20"/>
        </w:rPr>
        <w:t>Technische</w:t>
      </w:r>
      <w:proofErr w:type="spellEnd"/>
      <w:r w:rsidR="00B046D7" w:rsidRPr="00634571">
        <w:rPr>
          <w:rFonts w:ascii="Arial" w:eastAsia="Times New Roman" w:hAnsi="Arial" w:cs="Arial"/>
          <w:sz w:val="20"/>
          <w:szCs w:val="20"/>
        </w:rPr>
        <w:t xml:space="preserve"> Universität Berlin, advised by Prof. </w:t>
      </w:r>
      <w:proofErr w:type="spellStart"/>
      <w:r w:rsidR="00B046D7" w:rsidRPr="00634571">
        <w:rPr>
          <w:rFonts w:ascii="Arial" w:eastAsia="Times New Roman" w:hAnsi="Arial" w:cs="Arial"/>
          <w:sz w:val="20"/>
          <w:szCs w:val="20"/>
        </w:rPr>
        <w:t>Markl</w:t>
      </w:r>
      <w:proofErr w:type="spellEnd"/>
      <w:r w:rsidR="00B046D7" w:rsidRPr="00634571">
        <w:rPr>
          <w:rFonts w:ascii="Arial" w:eastAsia="Times New Roman" w:hAnsi="Arial" w:cs="Arial"/>
          <w:sz w:val="20"/>
          <w:szCs w:val="20"/>
        </w:rPr>
        <w:t xml:space="preserve"> Volker</w:t>
      </w:r>
      <w:r w:rsidRPr="00634571">
        <w:rPr>
          <w:rFonts w:ascii="Arial" w:eastAsia="Times New Roman" w:hAnsi="Arial" w:cs="Arial"/>
          <w:sz w:val="20"/>
          <w:szCs w:val="20"/>
        </w:rPr>
        <w:t xml:space="preserve"> (“father” of Apache </w:t>
      </w:r>
      <w:proofErr w:type="spellStart"/>
      <w:r w:rsidRPr="00634571">
        <w:rPr>
          <w:rFonts w:ascii="Arial" w:eastAsia="Times New Roman" w:hAnsi="Arial" w:cs="Arial"/>
          <w:sz w:val="20"/>
          <w:szCs w:val="20"/>
        </w:rPr>
        <w:t>Flink</w:t>
      </w:r>
      <w:proofErr w:type="spellEnd"/>
      <w:r w:rsidRPr="00634571">
        <w:rPr>
          <w:rFonts w:ascii="Arial" w:eastAsia="Times New Roman" w:hAnsi="Arial" w:cs="Arial"/>
          <w:sz w:val="20"/>
          <w:szCs w:val="20"/>
        </w:rPr>
        <w:t>, a very widely used streaming processing system)</w:t>
      </w:r>
      <w:r w:rsidR="00B046D7" w:rsidRPr="00634571">
        <w:rPr>
          <w:rFonts w:ascii="Arial" w:eastAsia="Times New Roman" w:hAnsi="Arial" w:cs="Arial"/>
          <w:sz w:val="20"/>
          <w:szCs w:val="20"/>
        </w:rPr>
        <w:t xml:space="preserve">, where he </w:t>
      </w:r>
      <w:del w:id="1" w:author="Zhang Shuhao" w:date="2020-04-06T12:34:00Z">
        <w:r w:rsidR="00B046D7" w:rsidRPr="00634571">
          <w:rPr>
            <w:rFonts w:ascii="Arial" w:eastAsia="Times New Roman" w:hAnsi="Arial" w:cs="Arial"/>
            <w:sz w:val="20"/>
            <w:szCs w:val="20"/>
          </w:rPr>
          <w:delText>is continue working</w:delText>
        </w:r>
      </w:del>
      <w:ins w:id="2" w:author="Zhang Shuhao" w:date="2020-04-06T12:34:00Z">
        <w:r w:rsidR="007B0C39">
          <w:rPr>
            <w:rFonts w:ascii="Arial" w:eastAsia="Times New Roman" w:hAnsi="Arial" w:cs="Arial"/>
            <w:sz w:val="20"/>
            <w:szCs w:val="20"/>
          </w:rPr>
          <w:t>continuous to</w:t>
        </w:r>
        <w:r w:rsidR="00B046D7" w:rsidRPr="00634571">
          <w:rPr>
            <w:rFonts w:ascii="Arial" w:eastAsia="Times New Roman" w:hAnsi="Arial" w:cs="Arial"/>
            <w:sz w:val="20"/>
            <w:szCs w:val="20"/>
          </w:rPr>
          <w:t xml:space="preserve"> work</w:t>
        </w:r>
      </w:ins>
      <w:r w:rsidR="00B046D7" w:rsidRPr="00634571">
        <w:rPr>
          <w:rFonts w:ascii="Arial" w:eastAsia="Times New Roman" w:hAnsi="Arial" w:cs="Arial"/>
          <w:sz w:val="20"/>
          <w:szCs w:val="20"/>
        </w:rPr>
        <w:t xml:space="preserve"> on related topics of his thesis.</w:t>
      </w:r>
      <w:r w:rsidRPr="00634571">
        <w:rPr>
          <w:rFonts w:ascii="Arial" w:eastAsia="Times New Roman" w:hAnsi="Arial" w:cs="Arial"/>
          <w:sz w:val="20"/>
          <w:szCs w:val="20"/>
        </w:rPr>
        <w:t xml:space="preserve"> He has the eagerness </w:t>
      </w:r>
      <w:del w:id="3" w:author="Zhang Shuhao" w:date="2020-04-06T12:34:00Z">
        <w:r w:rsidRPr="00634571">
          <w:rPr>
            <w:rFonts w:ascii="Arial" w:eastAsia="Times New Roman" w:hAnsi="Arial" w:cs="Arial"/>
            <w:sz w:val="20"/>
            <w:szCs w:val="20"/>
          </w:rPr>
          <w:delText>in becoming</w:delText>
        </w:r>
      </w:del>
      <w:ins w:id="4" w:author="Zhang Shuhao" w:date="2020-04-06T12:34:00Z">
        <w:r w:rsidR="007B0C39">
          <w:rPr>
            <w:rFonts w:ascii="Arial" w:eastAsia="Times New Roman" w:hAnsi="Arial" w:cs="Arial"/>
            <w:sz w:val="20"/>
            <w:szCs w:val="20"/>
          </w:rPr>
          <w:t>to become</w:t>
        </w:r>
      </w:ins>
      <w:r w:rsidRPr="00634571">
        <w:rPr>
          <w:rFonts w:ascii="Arial" w:eastAsia="Times New Roman" w:hAnsi="Arial" w:cs="Arial"/>
          <w:sz w:val="20"/>
          <w:szCs w:val="20"/>
        </w:rPr>
        <w:t xml:space="preserve"> a faculty member after his Postdoc.</w:t>
      </w:r>
    </w:p>
    <w:p w14:paraId="7F761B9B" w14:textId="710E150C" w:rsidR="002C0ED7" w:rsidRPr="00634571" w:rsidRDefault="002C0ED7" w:rsidP="002C0ED7">
      <w:pPr>
        <w:jc w:val="both"/>
        <w:rPr>
          <w:rFonts w:ascii="Arial" w:eastAsia="Times New Roman" w:hAnsi="Arial" w:cs="Arial"/>
          <w:sz w:val="20"/>
          <w:szCs w:val="20"/>
        </w:rPr>
      </w:pPr>
    </w:p>
    <w:p w14:paraId="7104D8EA" w14:textId="6D78EE1F" w:rsidR="00AC2686" w:rsidRPr="00634571" w:rsidRDefault="002C0ED7" w:rsidP="002C0ED7">
      <w:pPr>
        <w:jc w:val="both"/>
        <w:rPr>
          <w:rFonts w:ascii="Arial" w:eastAsia="Times New Roman" w:hAnsi="Arial" w:cs="Arial"/>
          <w:sz w:val="20"/>
          <w:szCs w:val="20"/>
        </w:rPr>
      </w:pPr>
      <w:r w:rsidRPr="00634571">
        <w:rPr>
          <w:rFonts w:ascii="Arial" w:eastAsia="Times New Roman" w:hAnsi="Arial" w:cs="Arial"/>
          <w:sz w:val="20"/>
          <w:szCs w:val="20"/>
        </w:rPr>
        <w:t xml:space="preserve">Overall, I rate him as a top student in his batch, particularly because of his strong and solid record </w:t>
      </w:r>
      <w:del w:id="5" w:author="Zhang Shuhao" w:date="2020-04-06T12:34:00Z">
        <w:r w:rsidRPr="00634571">
          <w:rPr>
            <w:rFonts w:ascii="Arial" w:eastAsia="Times New Roman" w:hAnsi="Arial" w:cs="Arial"/>
            <w:sz w:val="20"/>
            <w:szCs w:val="20"/>
          </w:rPr>
          <w:delText>in</w:delText>
        </w:r>
      </w:del>
      <w:ins w:id="6" w:author="Zhang Shuhao" w:date="2020-04-06T12:34:00Z">
        <w:r w:rsidR="007B0C39">
          <w:rPr>
            <w:rFonts w:ascii="Arial" w:eastAsia="Times New Roman" w:hAnsi="Arial" w:cs="Arial"/>
            <w:sz w:val="20"/>
            <w:szCs w:val="20"/>
          </w:rPr>
          <w:t>of</w:t>
        </w:r>
      </w:ins>
      <w:r w:rsidRPr="00634571">
        <w:rPr>
          <w:rFonts w:ascii="Arial" w:eastAsia="Times New Roman" w:hAnsi="Arial" w:cs="Arial"/>
          <w:sz w:val="20"/>
          <w:szCs w:val="20"/>
        </w:rPr>
        <w:t xml:space="preserve"> system research. His thesis is on how to improve the data stream processing systems on multi-core architectures, which are strongly relevant to the current and future data </w:t>
      </w:r>
      <w:proofErr w:type="spellStart"/>
      <w:r w:rsidRPr="00634571">
        <w:rPr>
          <w:rFonts w:ascii="Arial" w:eastAsia="Times New Roman" w:hAnsi="Arial" w:cs="Arial"/>
          <w:sz w:val="20"/>
          <w:szCs w:val="20"/>
        </w:rPr>
        <w:t>center</w:t>
      </w:r>
      <w:proofErr w:type="spellEnd"/>
      <w:r w:rsidRPr="00634571">
        <w:rPr>
          <w:rFonts w:ascii="Arial" w:eastAsia="Times New Roman" w:hAnsi="Arial" w:cs="Arial"/>
          <w:sz w:val="20"/>
          <w:szCs w:val="20"/>
        </w:rPr>
        <w:t xml:space="preserve"> architectures. In the following, I will </w:t>
      </w:r>
      <w:r w:rsidR="00634571" w:rsidRPr="00634571">
        <w:rPr>
          <w:rFonts w:ascii="Arial" w:eastAsia="Times New Roman" w:hAnsi="Arial" w:cs="Arial"/>
          <w:sz w:val="20"/>
          <w:szCs w:val="20"/>
        </w:rPr>
        <w:t>elaborate</w:t>
      </w:r>
      <w:r w:rsidRPr="00634571">
        <w:rPr>
          <w:rFonts w:ascii="Arial" w:eastAsia="Times New Roman" w:hAnsi="Arial" w:cs="Arial"/>
          <w:sz w:val="20"/>
          <w:szCs w:val="20"/>
        </w:rPr>
        <w:t xml:space="preserve"> more details about significance and impact of his thesis. </w:t>
      </w:r>
    </w:p>
    <w:p w14:paraId="62C790BF" w14:textId="503233DD" w:rsidR="00F37F8F" w:rsidRPr="00634571" w:rsidRDefault="00F37F8F" w:rsidP="002C0ED7">
      <w:pPr>
        <w:jc w:val="both"/>
        <w:rPr>
          <w:rFonts w:ascii="Arial" w:eastAsia="Times New Roman" w:hAnsi="Arial" w:cs="Arial"/>
          <w:sz w:val="20"/>
          <w:szCs w:val="20"/>
        </w:rPr>
      </w:pPr>
    </w:p>
    <w:p w14:paraId="04087DAE" w14:textId="77777777" w:rsidR="00E56BC3" w:rsidRPr="00634571" w:rsidRDefault="00CF0981" w:rsidP="002C0ED7">
      <w:pPr>
        <w:spacing w:before="100" w:beforeAutospacing="1" w:after="100" w:afterAutospacing="1"/>
        <w:jc w:val="both"/>
        <w:rPr>
          <w:rFonts w:ascii="Arial" w:eastAsia="Times New Roman" w:hAnsi="Arial" w:cs="Arial"/>
          <w:b/>
          <w:i/>
          <w:iCs/>
          <w:color w:val="000000"/>
          <w:sz w:val="20"/>
          <w:szCs w:val="20"/>
        </w:rPr>
      </w:pPr>
      <w:r w:rsidRPr="00634571">
        <w:rPr>
          <w:rFonts w:ascii="Arial" w:eastAsia="Times New Roman" w:hAnsi="Arial" w:cs="Arial"/>
          <w:b/>
          <w:i/>
          <w:iCs/>
          <w:color w:val="000000"/>
          <w:sz w:val="20"/>
          <w:szCs w:val="20"/>
        </w:rPr>
        <w:t>(a) Significance of the Problem </w:t>
      </w:r>
    </w:p>
    <w:p w14:paraId="6C13AF98" w14:textId="53541728" w:rsidR="004F12CA" w:rsidRPr="00634571" w:rsidRDefault="00AF6326" w:rsidP="002C0ED7">
      <w:pPr>
        <w:pStyle w:val="NormalWeb"/>
        <w:jc w:val="both"/>
        <w:rPr>
          <w:rFonts w:ascii="Arial" w:hAnsi="Arial" w:cs="Arial"/>
          <w:sz w:val="20"/>
          <w:szCs w:val="20"/>
        </w:rPr>
      </w:pPr>
      <w:r w:rsidRPr="00634571">
        <w:rPr>
          <w:rFonts w:ascii="Arial" w:hAnsi="Arial" w:cs="Arial"/>
          <w:b/>
          <w:sz w:val="20"/>
          <w:szCs w:val="20"/>
          <w:u w:val="single"/>
        </w:rPr>
        <w:t xml:space="preserve">The rise of data stream processing systems: </w:t>
      </w:r>
      <w:r w:rsidR="00AC4BE2" w:rsidRPr="00634571">
        <w:rPr>
          <w:rFonts w:ascii="Arial" w:hAnsi="Arial" w:cs="Arial"/>
          <w:sz w:val="20"/>
          <w:szCs w:val="20"/>
        </w:rPr>
        <w:t xml:space="preserve">A large volume of data is generated in real time or near real time and has grown explosively in the past few years. </w:t>
      </w:r>
      <w:r w:rsidR="0015343E" w:rsidRPr="00634571">
        <w:rPr>
          <w:rFonts w:ascii="Arial" w:hAnsi="Arial" w:cs="Arial"/>
          <w:sz w:val="20"/>
          <w:szCs w:val="20"/>
          <w:lang w:val="en-US"/>
        </w:rPr>
        <w:t xml:space="preserve">With the proliferation of such high-speed data sources, numerous data-intensive applications are deployed in real-world use cases exhibiting latency and throughput requirements. </w:t>
      </w:r>
      <w:r w:rsidR="0015343E" w:rsidRPr="00634571">
        <w:rPr>
          <w:rFonts w:ascii="Arial" w:hAnsi="Arial" w:cs="Arial"/>
          <w:sz w:val="20"/>
          <w:szCs w:val="20"/>
        </w:rPr>
        <w:t>To rescue,</w:t>
      </w:r>
      <w:r w:rsidR="00AC4BE2" w:rsidRPr="00634571">
        <w:rPr>
          <w:rFonts w:ascii="Arial" w:hAnsi="Arial" w:cs="Arial"/>
          <w:sz w:val="20"/>
          <w:szCs w:val="20"/>
        </w:rPr>
        <w:t xml:space="preserve"> </w:t>
      </w:r>
      <w:r w:rsidR="0015343E" w:rsidRPr="00634571">
        <w:rPr>
          <w:rFonts w:ascii="Arial" w:hAnsi="Arial" w:cs="Arial"/>
          <w:sz w:val="20"/>
          <w:szCs w:val="20"/>
        </w:rPr>
        <w:t>stream processing that aims to handle infinite input streams, has been an active research field for more than 20 years, but it is now witnessing its prime time due to recent successful efforts by the research community and numerous worldwide open-source communities.</w:t>
      </w:r>
      <w:r w:rsidR="00AC4BE2" w:rsidRPr="00634571">
        <w:rPr>
          <w:rFonts w:ascii="Arial" w:hAnsi="Arial" w:cs="Arial"/>
          <w:sz w:val="20"/>
          <w:szCs w:val="20"/>
        </w:rPr>
        <w:t xml:space="preserve"> </w:t>
      </w:r>
      <w:del w:id="7" w:author="Zhang Shuhao" w:date="2020-04-06T12:34:00Z">
        <w:r w:rsidR="00AC4BE2" w:rsidRPr="00634571">
          <w:rPr>
            <w:rFonts w:ascii="Arial" w:hAnsi="Arial" w:cs="Arial"/>
            <w:sz w:val="20"/>
            <w:szCs w:val="20"/>
          </w:rPr>
          <w:delText>However, emerging</w:delText>
        </w:r>
      </w:del>
      <w:ins w:id="8" w:author="Zhang Shuhao" w:date="2020-04-06T12:34:00Z">
        <w:r w:rsidR="0017522E">
          <w:rPr>
            <w:rFonts w:ascii="Arial" w:hAnsi="Arial" w:cs="Arial"/>
            <w:sz w:val="20"/>
            <w:szCs w:val="20"/>
          </w:rPr>
          <w:t>E</w:t>
        </w:r>
        <w:r w:rsidR="00AC4BE2" w:rsidRPr="00634571">
          <w:rPr>
            <w:rFonts w:ascii="Arial" w:hAnsi="Arial" w:cs="Arial"/>
            <w:sz w:val="20"/>
            <w:szCs w:val="20"/>
          </w:rPr>
          <w:t>merging</w:t>
        </w:r>
      </w:ins>
      <w:r w:rsidR="00AC4BE2" w:rsidRPr="00634571">
        <w:rPr>
          <w:rFonts w:ascii="Arial" w:hAnsi="Arial" w:cs="Arial"/>
          <w:sz w:val="20"/>
          <w:szCs w:val="20"/>
        </w:rPr>
        <w:t xml:space="preserve"> applications such as the Internet of Things (IoT)</w:t>
      </w:r>
      <w:r w:rsidR="002C0ED7" w:rsidRPr="00634571">
        <w:rPr>
          <w:rFonts w:ascii="Arial" w:hAnsi="Arial" w:cs="Arial"/>
          <w:sz w:val="20"/>
          <w:szCs w:val="20"/>
        </w:rPr>
        <w:t xml:space="preserve"> and 5G</w:t>
      </w:r>
      <w:r w:rsidR="00AC4BE2" w:rsidRPr="00634571">
        <w:rPr>
          <w:rFonts w:ascii="Arial" w:hAnsi="Arial" w:cs="Arial"/>
          <w:sz w:val="20"/>
          <w:szCs w:val="20"/>
        </w:rPr>
        <w:t xml:space="preserve">, where billions of devices around the world are connected to the Internet, are constantly adding pressure on current stream processing engines (SPEs). IHS Markit forecasts [3] that 125 billion such devices will be in service by 2030, up from 27 billion in 2018. Witnessing the recent great achievements in the computer architecture community, researchers and practitioners have investigated the potential of adoption </w:t>
      </w:r>
      <w:r w:rsidR="00AC4BE2" w:rsidRPr="00634571">
        <w:rPr>
          <w:rFonts w:ascii="Arial" w:hAnsi="Arial" w:cs="Arial"/>
          <w:i/>
          <w:iCs/>
          <w:sz w:val="20"/>
          <w:szCs w:val="20"/>
        </w:rPr>
        <w:t>hardware-conscious stream processing</w:t>
      </w:r>
      <w:r w:rsidR="00AC4BE2" w:rsidRPr="00634571">
        <w:rPr>
          <w:rFonts w:ascii="Arial" w:hAnsi="Arial" w:cs="Arial"/>
          <w:sz w:val="20"/>
          <w:szCs w:val="20"/>
        </w:rPr>
        <w:t xml:space="preserve"> by better utilizing modern hardware capacity in SPEs. </w:t>
      </w:r>
    </w:p>
    <w:p w14:paraId="09B20CA7" w14:textId="22B4782D" w:rsidR="004F12CA" w:rsidRPr="00634571" w:rsidRDefault="00AF6326" w:rsidP="002C0ED7">
      <w:pPr>
        <w:pStyle w:val="NormalWeb"/>
        <w:jc w:val="both"/>
        <w:rPr>
          <w:rFonts w:ascii="Arial" w:hAnsi="Arial" w:cs="Arial"/>
          <w:sz w:val="20"/>
          <w:szCs w:val="20"/>
        </w:rPr>
      </w:pPr>
      <w:r w:rsidRPr="00634571">
        <w:rPr>
          <w:rFonts w:ascii="Arial" w:hAnsi="Arial" w:cs="Arial"/>
          <w:b/>
          <w:sz w:val="20"/>
          <w:szCs w:val="20"/>
          <w:u w:val="single"/>
        </w:rPr>
        <w:t xml:space="preserve">The overlooked hardware optimizations: </w:t>
      </w:r>
      <w:r w:rsidR="0015343E" w:rsidRPr="00634571">
        <w:rPr>
          <w:rFonts w:ascii="Arial" w:hAnsi="Arial" w:cs="Arial"/>
          <w:sz w:val="20"/>
          <w:szCs w:val="20"/>
        </w:rPr>
        <w:t>Modern hardware, s</w:t>
      </w:r>
      <w:r w:rsidR="00B046D7" w:rsidRPr="00634571">
        <w:rPr>
          <w:rFonts w:ascii="Arial" w:hAnsi="Arial" w:cs="Arial"/>
          <w:sz w:val="20"/>
          <w:szCs w:val="20"/>
        </w:rPr>
        <w:t xml:space="preserve">uch as GPUs, TPUs, and FPGAs have become mainstream for certain workloads (e.g., machine learning), especially when tensor computation is involved. While hardware acceleration has never really been a hard requirement for </w:t>
      </w:r>
      <w:r w:rsidR="0015343E" w:rsidRPr="00634571">
        <w:rPr>
          <w:rFonts w:ascii="Arial" w:hAnsi="Arial" w:cs="Arial"/>
          <w:sz w:val="20"/>
          <w:szCs w:val="20"/>
        </w:rPr>
        <w:t>stream processing</w:t>
      </w:r>
      <w:r w:rsidR="00B046D7" w:rsidRPr="00634571">
        <w:rPr>
          <w:rFonts w:ascii="Arial" w:hAnsi="Arial" w:cs="Arial"/>
          <w:sz w:val="20"/>
          <w:szCs w:val="20"/>
        </w:rPr>
        <w:t xml:space="preserve"> it starts to become more relevant, given the broadening capabilities of stream processors (e.g., Stream ML).</w:t>
      </w:r>
      <w:r w:rsidR="00AC4BE2" w:rsidRPr="00634571">
        <w:rPr>
          <w:rFonts w:ascii="Arial" w:hAnsi="Arial" w:cs="Arial"/>
          <w:sz w:val="20"/>
          <w:szCs w:val="20"/>
        </w:rPr>
        <w:t xml:space="preserve"> Recent findings have also shown that stream-native operations (e.g., window aggregation) can also benefit from hardware accelerators such GPUs and FPGAs. Overall, there is potential for more specialized code generation targeting diverse hardware architectures and general-purpose stream operators in the future. </w:t>
      </w:r>
    </w:p>
    <w:p w14:paraId="11F4D77D" w14:textId="1CDAEE37" w:rsidR="00724BAB" w:rsidRPr="00634571" w:rsidRDefault="00AF6326" w:rsidP="002C0ED7">
      <w:pPr>
        <w:spacing w:before="100" w:beforeAutospacing="1" w:after="90"/>
        <w:jc w:val="both"/>
        <w:rPr>
          <w:rFonts w:ascii="Arial" w:hAnsi="Arial" w:cs="Arial"/>
          <w:color w:val="3D3D3D"/>
          <w:sz w:val="20"/>
          <w:szCs w:val="20"/>
        </w:rPr>
      </w:pPr>
      <w:r w:rsidRPr="00634571">
        <w:rPr>
          <w:rFonts w:ascii="Arial" w:hAnsi="Arial" w:cs="Arial"/>
          <w:b/>
          <w:sz w:val="20"/>
          <w:szCs w:val="20"/>
          <w:u w:val="single"/>
          <w:lang w:val="en-US"/>
        </w:rPr>
        <w:t>Bridging the gap:</w:t>
      </w:r>
      <w:r w:rsidRPr="00634571">
        <w:rPr>
          <w:rFonts w:ascii="Arial" w:hAnsi="Arial" w:cs="Arial"/>
          <w:sz w:val="20"/>
          <w:szCs w:val="20"/>
          <w:lang w:val="en-US"/>
        </w:rPr>
        <w:t xml:space="preserve"> </w:t>
      </w:r>
      <w:proofErr w:type="spellStart"/>
      <w:r w:rsidR="004F12CA" w:rsidRPr="00634571">
        <w:rPr>
          <w:rFonts w:ascii="Arial" w:hAnsi="Arial" w:cs="Arial"/>
          <w:sz w:val="20"/>
          <w:szCs w:val="20"/>
          <w:lang w:val="en-US"/>
        </w:rPr>
        <w:t>Shuhao’s</w:t>
      </w:r>
      <w:proofErr w:type="spellEnd"/>
      <w:r w:rsidR="004F12CA" w:rsidRPr="00634571">
        <w:rPr>
          <w:rFonts w:ascii="Arial" w:hAnsi="Arial" w:cs="Arial"/>
          <w:sz w:val="20"/>
          <w:szCs w:val="20"/>
          <w:lang w:val="en-US"/>
        </w:rPr>
        <w:t xml:space="preserve"> thesis made several important contributions to the topic of </w:t>
      </w:r>
      <w:r w:rsidR="004F12CA" w:rsidRPr="00634571">
        <w:rPr>
          <w:rFonts w:ascii="Arial" w:hAnsi="Arial" w:cs="Arial"/>
          <w:i/>
          <w:iCs/>
          <w:sz w:val="20"/>
          <w:szCs w:val="20"/>
        </w:rPr>
        <w:t>hardware-conscious stream processing</w:t>
      </w:r>
      <w:r w:rsidR="004F12CA" w:rsidRPr="00634571">
        <w:rPr>
          <w:rFonts w:ascii="Arial" w:hAnsi="Arial" w:cs="Arial"/>
          <w:sz w:val="20"/>
          <w:szCs w:val="20"/>
          <w:lang w:val="en-US"/>
        </w:rPr>
        <w:t xml:space="preserve">.  First, in his first work, he was pioneering in discover the gaps between the design of modern SPEs and modern multicore architectures. He made several important observations that </w:t>
      </w:r>
      <w:del w:id="9" w:author="Zhang Shuhao" w:date="2020-04-06T12:34:00Z">
        <w:r w:rsidR="004F12CA" w:rsidRPr="00634571">
          <w:rPr>
            <w:rFonts w:ascii="Arial" w:hAnsi="Arial" w:cs="Arial"/>
            <w:sz w:val="20"/>
            <w:szCs w:val="20"/>
            <w:lang w:val="en-US"/>
          </w:rPr>
          <w:delText>influences</w:delText>
        </w:r>
      </w:del>
      <w:ins w:id="10" w:author="Zhang Shuhao" w:date="2020-04-06T12:34:00Z">
        <w:r w:rsidR="004F12CA" w:rsidRPr="00634571">
          <w:rPr>
            <w:rFonts w:ascii="Arial" w:hAnsi="Arial" w:cs="Arial"/>
            <w:sz w:val="20"/>
            <w:szCs w:val="20"/>
            <w:lang w:val="en-US"/>
          </w:rPr>
          <w:t>influence</w:t>
        </w:r>
        <w:r w:rsidR="004839FE">
          <w:rPr>
            <w:rFonts w:ascii="Arial" w:hAnsi="Arial" w:cs="Arial"/>
            <w:sz w:val="20"/>
            <w:szCs w:val="20"/>
            <w:lang w:val="en-US"/>
          </w:rPr>
          <w:t xml:space="preserve"> a</w:t>
        </w:r>
      </w:ins>
      <w:r w:rsidR="004F12CA" w:rsidRPr="00634571">
        <w:rPr>
          <w:rFonts w:ascii="Arial" w:hAnsi="Arial" w:cs="Arial"/>
          <w:sz w:val="20"/>
          <w:szCs w:val="20"/>
          <w:lang w:val="en-US"/>
        </w:rPr>
        <w:t xml:space="preserve"> significant amount of papers to follow up (current #citation is 27).  Second, he designed a next-generation stream processing platform, namely BriskStream, that creatively</w:t>
      </w:r>
      <w:r w:rsidR="004F12CA" w:rsidRPr="00634571">
        <w:rPr>
          <w:rFonts w:ascii="Arial" w:hAnsi="Arial" w:cs="Arial"/>
          <w:color w:val="3D3D3D"/>
          <w:sz w:val="20"/>
          <w:szCs w:val="20"/>
        </w:rPr>
        <w:t xml:space="preserve"> </w:t>
      </w:r>
      <w:del w:id="11" w:author="Zhang Shuhao" w:date="2020-04-06T12:34:00Z">
        <w:r w:rsidR="004F12CA" w:rsidRPr="00634571">
          <w:rPr>
            <w:rFonts w:ascii="Arial" w:hAnsi="Arial" w:cs="Arial"/>
            <w:sz w:val="20"/>
            <w:szCs w:val="20"/>
            <w:lang w:val="en-US"/>
          </w:rPr>
          <w:delText>address</w:delText>
        </w:r>
      </w:del>
      <w:ins w:id="12" w:author="Zhang Shuhao" w:date="2020-04-06T12:34:00Z">
        <w:r w:rsidR="004F12CA" w:rsidRPr="00634571">
          <w:rPr>
            <w:rFonts w:ascii="Arial" w:hAnsi="Arial" w:cs="Arial"/>
            <w:sz w:val="20"/>
            <w:szCs w:val="20"/>
            <w:lang w:val="en-US"/>
          </w:rPr>
          <w:t>address</w:t>
        </w:r>
        <w:r w:rsidR="004839FE">
          <w:rPr>
            <w:rFonts w:ascii="Arial" w:hAnsi="Arial" w:cs="Arial"/>
            <w:sz w:val="20"/>
            <w:szCs w:val="20"/>
            <w:lang w:val="en-US"/>
          </w:rPr>
          <w:t>es</w:t>
        </w:r>
      </w:ins>
      <w:r w:rsidR="004F12CA" w:rsidRPr="00634571">
        <w:rPr>
          <w:rFonts w:ascii="Arial" w:hAnsi="Arial" w:cs="Arial"/>
          <w:sz w:val="20"/>
          <w:szCs w:val="20"/>
          <w:lang w:val="en-US"/>
        </w:rPr>
        <w:t xml:space="preserve"> the NUMA effect in SPEs. Third, in his last piece of work of his thesis, he contributes a novel system design to SPEs that allows scalable concurrent stateful stream processing. All three works are accepted in top-tier conferences</w:t>
      </w:r>
      <w:ins w:id="13" w:author="Zhang Shuhao" w:date="2020-04-06T12:34:00Z">
        <w:r w:rsidR="004839FE">
          <w:rPr>
            <w:rFonts w:ascii="Arial" w:hAnsi="Arial" w:cs="Arial"/>
            <w:sz w:val="20"/>
            <w:szCs w:val="20"/>
            <w:lang w:val="en-US"/>
          </w:rPr>
          <w:t>,</w:t>
        </w:r>
      </w:ins>
      <w:r w:rsidR="004F12CA" w:rsidRPr="00634571">
        <w:rPr>
          <w:rFonts w:ascii="Arial" w:hAnsi="Arial" w:cs="Arial"/>
          <w:sz w:val="20"/>
          <w:szCs w:val="20"/>
          <w:lang w:val="en-US"/>
        </w:rPr>
        <w:t xml:space="preserve"> including SIGMOD and ICDE. </w:t>
      </w:r>
      <w:r w:rsidR="00724BAB" w:rsidRPr="00634571">
        <w:rPr>
          <w:rFonts w:ascii="Arial" w:hAnsi="Arial" w:cs="Arial"/>
          <w:sz w:val="20"/>
          <w:szCs w:val="20"/>
          <w:lang w:val="en-US"/>
        </w:rPr>
        <w:t xml:space="preserve">Beyond that, he also first-authored two patents registered in the US based on his research results, which </w:t>
      </w:r>
      <w:del w:id="14" w:author="Zhang Shuhao" w:date="2020-04-06T12:34:00Z">
        <w:r w:rsidR="00724BAB" w:rsidRPr="00634571">
          <w:rPr>
            <w:rFonts w:ascii="Arial" w:hAnsi="Arial" w:cs="Arial"/>
            <w:sz w:val="20"/>
            <w:szCs w:val="20"/>
            <w:lang w:val="en-US"/>
          </w:rPr>
          <w:delText>indicates</w:delText>
        </w:r>
      </w:del>
      <w:ins w:id="15" w:author="Zhang Shuhao" w:date="2020-04-06T12:34:00Z">
        <w:r w:rsidR="00724BAB" w:rsidRPr="00634571">
          <w:rPr>
            <w:rFonts w:ascii="Arial" w:hAnsi="Arial" w:cs="Arial"/>
            <w:sz w:val="20"/>
            <w:szCs w:val="20"/>
            <w:lang w:val="en-US"/>
          </w:rPr>
          <w:t>indicate</w:t>
        </w:r>
      </w:ins>
      <w:r w:rsidR="00724BAB" w:rsidRPr="00634571">
        <w:rPr>
          <w:rFonts w:ascii="Arial" w:hAnsi="Arial" w:cs="Arial"/>
          <w:sz w:val="20"/>
          <w:szCs w:val="20"/>
          <w:lang w:val="en-US"/>
        </w:rPr>
        <w:t xml:space="preserve"> the large potential of industry and society impact of his research on hardware-conscious stream processing. </w:t>
      </w:r>
      <w:r w:rsidR="004F12CA" w:rsidRPr="00634571">
        <w:rPr>
          <w:rFonts w:ascii="Arial" w:eastAsia="Times New Roman" w:hAnsi="Arial" w:cs="Arial"/>
          <w:sz w:val="20"/>
          <w:szCs w:val="20"/>
        </w:rPr>
        <w:t xml:space="preserve">In short, </w:t>
      </w:r>
      <w:proofErr w:type="spellStart"/>
      <w:r w:rsidR="004F12CA" w:rsidRPr="00634571">
        <w:rPr>
          <w:rFonts w:ascii="Arial" w:eastAsia="Times New Roman" w:hAnsi="Arial" w:cs="Arial"/>
          <w:sz w:val="20"/>
          <w:szCs w:val="20"/>
        </w:rPr>
        <w:t>S</w:t>
      </w:r>
      <w:r w:rsidR="00AC4BE2" w:rsidRPr="00634571">
        <w:rPr>
          <w:rFonts w:ascii="Arial" w:eastAsia="Times New Roman" w:hAnsi="Arial" w:cs="Arial"/>
          <w:sz w:val="20"/>
          <w:szCs w:val="20"/>
        </w:rPr>
        <w:t>huhao’s</w:t>
      </w:r>
      <w:proofErr w:type="spellEnd"/>
      <w:r w:rsidR="00AC4BE2" w:rsidRPr="00634571">
        <w:rPr>
          <w:rFonts w:ascii="Arial" w:eastAsia="Times New Roman" w:hAnsi="Arial" w:cs="Arial"/>
          <w:sz w:val="20"/>
          <w:szCs w:val="20"/>
        </w:rPr>
        <w:t xml:space="preserve"> thesis has made</w:t>
      </w:r>
      <w:ins w:id="16" w:author="Zhang Shuhao" w:date="2020-04-06T12:34:00Z">
        <w:r w:rsidR="00AC4BE2" w:rsidRPr="00634571">
          <w:rPr>
            <w:rFonts w:ascii="Arial" w:eastAsia="Times New Roman" w:hAnsi="Arial" w:cs="Arial"/>
            <w:sz w:val="20"/>
            <w:szCs w:val="20"/>
          </w:rPr>
          <w:t xml:space="preserve"> </w:t>
        </w:r>
        <w:r w:rsidR="004839FE">
          <w:rPr>
            <w:rFonts w:ascii="Arial" w:eastAsia="Times New Roman" w:hAnsi="Arial" w:cs="Arial"/>
            <w:sz w:val="20"/>
            <w:szCs w:val="20"/>
          </w:rPr>
          <w:t>a</w:t>
        </w:r>
      </w:ins>
      <w:r w:rsidR="004839FE">
        <w:rPr>
          <w:rFonts w:ascii="Arial" w:eastAsia="Times New Roman" w:hAnsi="Arial" w:cs="Arial"/>
          <w:sz w:val="20"/>
          <w:szCs w:val="20"/>
        </w:rPr>
        <w:t xml:space="preserve"> </w:t>
      </w:r>
      <w:r w:rsidR="002C0ED7" w:rsidRPr="00634571">
        <w:rPr>
          <w:rFonts w:ascii="Arial" w:eastAsia="Times New Roman" w:hAnsi="Arial" w:cs="Arial"/>
          <w:sz w:val="20"/>
          <w:szCs w:val="20"/>
        </w:rPr>
        <w:t>very</w:t>
      </w:r>
      <w:r w:rsidR="004F12CA" w:rsidRPr="00634571">
        <w:rPr>
          <w:rFonts w:ascii="Arial" w:eastAsia="Times New Roman" w:hAnsi="Arial" w:cs="Arial"/>
          <w:sz w:val="20"/>
          <w:szCs w:val="20"/>
        </w:rPr>
        <w:t xml:space="preserve"> important contribution to the specific research field of hardware-conscious stream processing and </w:t>
      </w:r>
      <w:r w:rsidR="00724BAB" w:rsidRPr="00634571">
        <w:rPr>
          <w:rFonts w:ascii="Arial" w:eastAsia="Times New Roman" w:hAnsi="Arial" w:cs="Arial"/>
          <w:sz w:val="20"/>
          <w:szCs w:val="20"/>
        </w:rPr>
        <w:t xml:space="preserve">also </w:t>
      </w:r>
      <w:r w:rsidR="004F12CA" w:rsidRPr="00634571">
        <w:rPr>
          <w:rFonts w:ascii="Arial" w:eastAsia="Times New Roman" w:hAnsi="Arial" w:cs="Arial"/>
          <w:sz w:val="20"/>
          <w:szCs w:val="20"/>
        </w:rPr>
        <w:t xml:space="preserve">to the whole database and system </w:t>
      </w:r>
      <w:r w:rsidR="00724BAB" w:rsidRPr="00634571">
        <w:rPr>
          <w:rFonts w:ascii="Arial" w:eastAsia="Times New Roman" w:hAnsi="Arial" w:cs="Arial"/>
          <w:sz w:val="20"/>
          <w:szCs w:val="20"/>
        </w:rPr>
        <w:t xml:space="preserve">research and industrial </w:t>
      </w:r>
      <w:r w:rsidR="004F12CA" w:rsidRPr="00634571">
        <w:rPr>
          <w:rFonts w:ascii="Arial" w:eastAsia="Times New Roman" w:hAnsi="Arial" w:cs="Arial"/>
          <w:sz w:val="20"/>
          <w:szCs w:val="20"/>
        </w:rPr>
        <w:t>community.</w:t>
      </w:r>
      <w:r w:rsidR="00724BAB" w:rsidRPr="00634571">
        <w:rPr>
          <w:rFonts w:ascii="Arial" w:eastAsia="Times New Roman" w:hAnsi="Arial" w:cs="Arial"/>
          <w:sz w:val="20"/>
          <w:szCs w:val="20"/>
        </w:rPr>
        <w:t xml:space="preserve"> </w:t>
      </w:r>
    </w:p>
    <w:p w14:paraId="3862D6A8" w14:textId="77777777" w:rsidR="00CF0981" w:rsidRPr="00634571" w:rsidRDefault="00CF0981" w:rsidP="002C0ED7">
      <w:pPr>
        <w:spacing w:before="100" w:beforeAutospacing="1" w:after="100" w:afterAutospacing="1"/>
        <w:jc w:val="both"/>
        <w:rPr>
          <w:rFonts w:ascii="Arial" w:eastAsia="Times New Roman" w:hAnsi="Arial" w:cs="Arial"/>
          <w:b/>
          <w:i/>
          <w:iCs/>
          <w:color w:val="000000"/>
          <w:sz w:val="20"/>
          <w:szCs w:val="20"/>
        </w:rPr>
      </w:pPr>
      <w:r w:rsidRPr="00634571">
        <w:rPr>
          <w:rFonts w:ascii="Arial" w:eastAsia="Times New Roman" w:hAnsi="Arial" w:cs="Arial"/>
          <w:b/>
          <w:i/>
          <w:iCs/>
          <w:color w:val="000000"/>
          <w:sz w:val="20"/>
          <w:szCs w:val="20"/>
        </w:rPr>
        <w:t>(b) Novelty</w:t>
      </w:r>
    </w:p>
    <w:p w14:paraId="0524090F" w14:textId="71B0F696" w:rsidR="00CF0981" w:rsidRPr="00634571" w:rsidRDefault="00724BAB" w:rsidP="002C0ED7">
      <w:pPr>
        <w:spacing w:before="100" w:beforeAutospacing="1" w:after="100" w:afterAutospacing="1"/>
        <w:jc w:val="both"/>
        <w:rPr>
          <w:rFonts w:ascii="Arial" w:eastAsia="Times New Roman" w:hAnsi="Arial" w:cs="Arial"/>
          <w:sz w:val="20"/>
          <w:szCs w:val="20"/>
        </w:rPr>
      </w:pPr>
      <w:r w:rsidRPr="00634571">
        <w:rPr>
          <w:rFonts w:ascii="Arial" w:eastAsia="Times New Roman" w:hAnsi="Arial" w:cs="Arial"/>
          <w:sz w:val="20"/>
          <w:szCs w:val="20"/>
        </w:rPr>
        <w:lastRenderedPageBreak/>
        <w:t>In general, hardware-conscious stream processing is at its early stage. For example, there were even no standard benchmark to evaluate SPEs on modern multicore architectures. Given such</w:t>
      </w:r>
      <w:ins w:id="17" w:author="Zhang Shuhao" w:date="2020-04-06T12:34:00Z">
        <w:r w:rsidRPr="00634571">
          <w:rPr>
            <w:rFonts w:ascii="Arial" w:eastAsia="Times New Roman" w:hAnsi="Arial" w:cs="Arial"/>
            <w:sz w:val="20"/>
            <w:szCs w:val="20"/>
          </w:rPr>
          <w:t xml:space="preserve"> </w:t>
        </w:r>
        <w:r w:rsidR="004839FE">
          <w:rPr>
            <w:rFonts w:ascii="Arial" w:eastAsia="Times New Roman" w:hAnsi="Arial" w:cs="Arial"/>
            <w:sz w:val="20"/>
            <w:szCs w:val="20"/>
          </w:rPr>
          <w:t>a</w:t>
        </w:r>
      </w:ins>
      <w:r w:rsidR="004839FE">
        <w:rPr>
          <w:rFonts w:ascii="Arial" w:eastAsia="Times New Roman" w:hAnsi="Arial" w:cs="Arial"/>
          <w:sz w:val="20"/>
          <w:szCs w:val="20"/>
        </w:rPr>
        <w:t xml:space="preserve"> </w:t>
      </w:r>
      <w:r w:rsidRPr="00634571">
        <w:rPr>
          <w:rFonts w:ascii="Arial" w:eastAsia="Times New Roman" w:hAnsi="Arial" w:cs="Arial"/>
          <w:sz w:val="20"/>
          <w:szCs w:val="20"/>
        </w:rPr>
        <w:t>situation, it is easy to tell that Shuhao is pioneering in discover</w:t>
      </w:r>
      <w:r w:rsidR="00E56BC3" w:rsidRPr="00634571">
        <w:rPr>
          <w:rFonts w:ascii="Arial" w:eastAsia="Times New Roman" w:hAnsi="Arial" w:cs="Arial"/>
          <w:sz w:val="20"/>
          <w:szCs w:val="20"/>
        </w:rPr>
        <w:t xml:space="preserve"> and mitigate</w:t>
      </w:r>
      <w:r w:rsidRPr="00634571">
        <w:rPr>
          <w:rFonts w:ascii="Arial" w:eastAsia="Times New Roman" w:hAnsi="Arial" w:cs="Arial"/>
          <w:sz w:val="20"/>
          <w:szCs w:val="20"/>
        </w:rPr>
        <w:t xml:space="preserve"> the gaps between the design of modern SPEs and modern hardware architectures, especially on multicore and NUMA.</w:t>
      </w:r>
      <w:r w:rsidR="002C0ED7" w:rsidRPr="00634571">
        <w:rPr>
          <w:rFonts w:ascii="Arial" w:eastAsia="Times New Roman" w:hAnsi="Arial" w:cs="Arial"/>
          <w:sz w:val="20"/>
          <w:szCs w:val="20"/>
        </w:rPr>
        <w:t xml:space="preserve"> A detailed survey written by Shuhao and other co-authors have been published in recent ACM SIGMOD record. </w:t>
      </w:r>
    </w:p>
    <w:p w14:paraId="67FBAE3A" w14:textId="3D375F70" w:rsidR="00724BAB" w:rsidRPr="00634571" w:rsidRDefault="00AF6326" w:rsidP="002C0ED7">
      <w:pPr>
        <w:spacing w:before="100" w:beforeAutospacing="1" w:after="100" w:afterAutospacing="1"/>
        <w:jc w:val="both"/>
        <w:rPr>
          <w:rFonts w:ascii="Arial" w:eastAsia="Times New Roman" w:hAnsi="Arial" w:cs="Arial"/>
          <w:sz w:val="20"/>
          <w:szCs w:val="20"/>
        </w:rPr>
      </w:pPr>
      <w:r w:rsidRPr="00634571">
        <w:rPr>
          <w:rFonts w:ascii="Arial" w:eastAsia="Times New Roman" w:hAnsi="Arial" w:cs="Arial"/>
          <w:b/>
          <w:sz w:val="20"/>
          <w:szCs w:val="20"/>
          <w:u w:val="single"/>
        </w:rPr>
        <w:t xml:space="preserve">Novelty in system design: </w:t>
      </w:r>
      <w:r w:rsidR="00724BAB" w:rsidRPr="00634571">
        <w:rPr>
          <w:rFonts w:ascii="Arial" w:eastAsia="Times New Roman" w:hAnsi="Arial" w:cs="Arial"/>
          <w:sz w:val="20"/>
          <w:szCs w:val="20"/>
        </w:rPr>
        <w:t>Specifically, he proposed the first stream processing benchmark specifically designed for evaluating SPEs on shared-memory multicore architectures. The benchmark covers seven carefully</w:t>
      </w:r>
      <w:del w:id="18" w:author="Zhang Shuhao" w:date="2020-04-06T12:34:00Z">
        <w:r w:rsidR="00724BAB" w:rsidRPr="00634571">
          <w:rPr>
            <w:rFonts w:ascii="Arial" w:eastAsia="Times New Roman" w:hAnsi="Arial" w:cs="Arial"/>
            <w:sz w:val="20"/>
            <w:szCs w:val="20"/>
          </w:rPr>
          <w:delText>-</w:delText>
        </w:r>
      </w:del>
      <w:ins w:id="19" w:author="Zhang Shuhao" w:date="2020-04-06T12:34:00Z">
        <w:r w:rsidR="004839FE">
          <w:rPr>
            <w:rFonts w:ascii="Arial" w:eastAsia="Times New Roman" w:hAnsi="Arial" w:cs="Arial"/>
            <w:sz w:val="20"/>
            <w:szCs w:val="20"/>
          </w:rPr>
          <w:t xml:space="preserve"> </w:t>
        </w:r>
      </w:ins>
      <w:r w:rsidR="00724BAB" w:rsidRPr="00634571">
        <w:rPr>
          <w:rFonts w:ascii="Arial" w:eastAsia="Times New Roman" w:hAnsi="Arial" w:cs="Arial"/>
          <w:sz w:val="20"/>
          <w:szCs w:val="20"/>
        </w:rPr>
        <w:t xml:space="preserve">selected applications with diverse application features. The benchmark has recently been adopted in several works </w:t>
      </w:r>
      <w:r w:rsidR="00E56BC3" w:rsidRPr="00634571">
        <w:rPr>
          <w:rFonts w:ascii="Arial" w:eastAsia="Times New Roman" w:hAnsi="Arial" w:cs="Arial"/>
          <w:sz w:val="20"/>
          <w:szCs w:val="20"/>
        </w:rPr>
        <w:t xml:space="preserve">and has </w:t>
      </w:r>
      <w:del w:id="20" w:author="Zhang Shuhao" w:date="2020-04-06T12:34:00Z">
        <w:r w:rsidR="00E56BC3" w:rsidRPr="00634571">
          <w:rPr>
            <w:rFonts w:ascii="Arial" w:eastAsia="Times New Roman" w:hAnsi="Arial" w:cs="Arial"/>
            <w:sz w:val="20"/>
            <w:szCs w:val="20"/>
          </w:rPr>
          <w:delText xml:space="preserve">a </w:delText>
        </w:r>
      </w:del>
      <w:r w:rsidR="00E56BC3" w:rsidRPr="00634571">
        <w:rPr>
          <w:rFonts w:ascii="Arial" w:eastAsia="Times New Roman" w:hAnsi="Arial" w:cs="Arial"/>
          <w:sz w:val="20"/>
          <w:szCs w:val="20"/>
        </w:rPr>
        <w:t>hope to become one of the popular benchmark in the field. With his newly designed SPEs called BriskStream, h</w:t>
      </w:r>
      <w:r w:rsidR="00724BAB" w:rsidRPr="00634571">
        <w:rPr>
          <w:rFonts w:ascii="Arial" w:eastAsia="Times New Roman" w:hAnsi="Arial" w:cs="Arial"/>
          <w:sz w:val="20"/>
          <w:szCs w:val="20"/>
        </w:rPr>
        <w:t xml:space="preserve">e is also the first that successfully scales stream computation towards a hundred cores under the NUMA effect. Last but not least, he also contributes the first practically scalable transactional stream processing </w:t>
      </w:r>
      <w:r w:rsidR="00E56BC3" w:rsidRPr="00634571">
        <w:rPr>
          <w:rFonts w:ascii="Arial" w:eastAsia="Times New Roman" w:hAnsi="Arial" w:cs="Arial"/>
          <w:sz w:val="20"/>
          <w:szCs w:val="20"/>
        </w:rPr>
        <w:t>method</w:t>
      </w:r>
      <w:r w:rsidR="00724BAB" w:rsidRPr="00634571">
        <w:rPr>
          <w:rFonts w:ascii="Arial" w:eastAsia="Times New Roman" w:hAnsi="Arial" w:cs="Arial"/>
          <w:sz w:val="20"/>
          <w:szCs w:val="20"/>
        </w:rPr>
        <w:t xml:space="preserve"> on modern multicore processors. In general, all his works are pioneering </w:t>
      </w:r>
      <w:r w:rsidR="00E56BC3" w:rsidRPr="00634571">
        <w:rPr>
          <w:rFonts w:ascii="Arial" w:eastAsia="Times New Roman" w:hAnsi="Arial" w:cs="Arial"/>
          <w:sz w:val="20"/>
          <w:szCs w:val="20"/>
        </w:rPr>
        <w:t xml:space="preserve">and significantly advancing </w:t>
      </w:r>
      <w:del w:id="21" w:author="Zhang Shuhao" w:date="2020-04-06T12:34:00Z">
        <w:r w:rsidR="00E56BC3" w:rsidRPr="00634571">
          <w:rPr>
            <w:rFonts w:ascii="Arial" w:eastAsia="Times New Roman" w:hAnsi="Arial" w:cs="Arial"/>
            <w:sz w:val="20"/>
            <w:szCs w:val="20"/>
          </w:rPr>
          <w:delText xml:space="preserve">the </w:delText>
        </w:r>
      </w:del>
      <w:r w:rsidR="00E56BC3" w:rsidRPr="00634571">
        <w:rPr>
          <w:rFonts w:ascii="Arial" w:eastAsia="Times New Roman" w:hAnsi="Arial" w:cs="Arial"/>
          <w:sz w:val="20"/>
          <w:szCs w:val="20"/>
        </w:rPr>
        <w:t>state-of-the-art.</w:t>
      </w:r>
    </w:p>
    <w:p w14:paraId="1E68B7B0" w14:textId="1055302B" w:rsidR="002C0ED7" w:rsidRPr="00634571" w:rsidRDefault="002C0ED7" w:rsidP="002C0ED7">
      <w:pPr>
        <w:spacing w:before="100" w:beforeAutospacing="1" w:after="100" w:afterAutospacing="1"/>
        <w:jc w:val="both"/>
        <w:rPr>
          <w:rFonts w:ascii="Arial" w:eastAsia="Times New Roman" w:hAnsi="Arial" w:cs="Arial"/>
          <w:sz w:val="20"/>
          <w:szCs w:val="20"/>
        </w:rPr>
      </w:pPr>
      <w:r w:rsidRPr="00634571">
        <w:rPr>
          <w:rFonts w:ascii="Arial" w:eastAsia="Times New Roman" w:hAnsi="Arial" w:cs="Arial"/>
          <w:sz w:val="20"/>
          <w:szCs w:val="20"/>
        </w:rPr>
        <w:t>More importantly, his system has inspired and influenced</w:t>
      </w:r>
      <w:r w:rsidR="00AF6326" w:rsidRPr="00634571">
        <w:rPr>
          <w:rFonts w:ascii="Arial" w:eastAsia="Times New Roman" w:hAnsi="Arial" w:cs="Arial"/>
          <w:sz w:val="20"/>
          <w:szCs w:val="20"/>
        </w:rPr>
        <w:t xml:space="preserve"> many other follow-up systems, which </w:t>
      </w:r>
      <w:del w:id="22" w:author="Zhang Shuhao" w:date="2020-04-06T12:34:00Z">
        <w:r w:rsidR="00AF6326" w:rsidRPr="00634571">
          <w:rPr>
            <w:rFonts w:ascii="Arial" w:eastAsia="Times New Roman" w:hAnsi="Arial" w:cs="Arial"/>
            <w:sz w:val="20"/>
            <w:szCs w:val="20"/>
          </w:rPr>
          <w:delText>shows</w:delText>
        </w:r>
      </w:del>
      <w:ins w:id="23" w:author="Zhang Shuhao" w:date="2020-04-06T12:34:00Z">
        <w:r w:rsidR="00AF6326" w:rsidRPr="00634571">
          <w:rPr>
            <w:rFonts w:ascii="Arial" w:eastAsia="Times New Roman" w:hAnsi="Arial" w:cs="Arial"/>
            <w:sz w:val="20"/>
            <w:szCs w:val="20"/>
          </w:rPr>
          <w:t>show</w:t>
        </w:r>
      </w:ins>
      <w:r w:rsidR="00AF6326" w:rsidRPr="00634571">
        <w:rPr>
          <w:rFonts w:ascii="Arial" w:eastAsia="Times New Roman" w:hAnsi="Arial" w:cs="Arial"/>
          <w:sz w:val="20"/>
          <w:szCs w:val="20"/>
        </w:rPr>
        <w:t xml:space="preserve"> his timely and original research contributions. </w:t>
      </w:r>
    </w:p>
    <w:p w14:paraId="527C2A83" w14:textId="77777777" w:rsidR="00CF0981" w:rsidRPr="00634571" w:rsidRDefault="00CF0981" w:rsidP="002C0ED7">
      <w:pPr>
        <w:spacing w:before="100" w:beforeAutospacing="1" w:after="100" w:afterAutospacing="1"/>
        <w:jc w:val="both"/>
        <w:rPr>
          <w:rFonts w:ascii="Arial" w:eastAsia="Times New Roman" w:hAnsi="Arial" w:cs="Arial"/>
          <w:b/>
          <w:i/>
          <w:iCs/>
          <w:color w:val="000000"/>
          <w:sz w:val="20"/>
          <w:szCs w:val="20"/>
        </w:rPr>
      </w:pPr>
      <w:r w:rsidRPr="00634571">
        <w:rPr>
          <w:rFonts w:ascii="Arial" w:eastAsia="Times New Roman" w:hAnsi="Arial" w:cs="Arial"/>
          <w:b/>
          <w:i/>
          <w:iCs/>
          <w:color w:val="000000"/>
          <w:sz w:val="20"/>
          <w:szCs w:val="20"/>
        </w:rPr>
        <w:t>(c) Impact</w:t>
      </w:r>
    </w:p>
    <w:p w14:paraId="21E7BDFE" w14:textId="2F25AB5A" w:rsidR="00634571" w:rsidRPr="00634571" w:rsidRDefault="00AF6326" w:rsidP="00FC085C">
      <w:pPr>
        <w:spacing w:before="100" w:beforeAutospacing="1" w:after="100" w:afterAutospacing="1"/>
        <w:jc w:val="both"/>
        <w:rPr>
          <w:rFonts w:ascii="Arial" w:eastAsia="Times New Roman" w:hAnsi="Arial" w:cs="Arial"/>
          <w:color w:val="222222"/>
          <w:sz w:val="20"/>
          <w:szCs w:val="20"/>
        </w:rPr>
      </w:pPr>
      <w:r w:rsidRPr="00634571">
        <w:rPr>
          <w:rFonts w:ascii="Arial" w:eastAsia="Times New Roman" w:hAnsi="Arial" w:cs="Arial"/>
          <w:b/>
          <w:sz w:val="20"/>
          <w:szCs w:val="20"/>
          <w:u w:val="single"/>
        </w:rPr>
        <w:t xml:space="preserve">Relevance to Industry and Open-Source Community: </w:t>
      </w:r>
      <w:r w:rsidRPr="002C0ED7">
        <w:rPr>
          <w:rFonts w:ascii="Arial" w:eastAsia="Times New Roman" w:hAnsi="Arial" w:cs="Arial"/>
          <w:color w:val="222222"/>
          <w:sz w:val="20"/>
          <w:szCs w:val="20"/>
        </w:rPr>
        <w:t xml:space="preserve">Our work in hardware-conscious stream processing receives </w:t>
      </w:r>
      <w:del w:id="24" w:author="Zhang Shuhao" w:date="2020-04-06T12:34:00Z">
        <w:r w:rsidRPr="002C0ED7">
          <w:rPr>
            <w:rFonts w:ascii="Arial" w:eastAsia="Times New Roman" w:hAnsi="Arial" w:cs="Arial"/>
            <w:color w:val="222222"/>
            <w:sz w:val="20"/>
            <w:szCs w:val="20"/>
          </w:rPr>
          <w:delText>many attentions</w:delText>
        </w:r>
      </w:del>
      <w:ins w:id="25" w:author="Zhang Shuhao" w:date="2020-04-06T12:34:00Z">
        <w:r w:rsidR="004839FE">
          <w:rPr>
            <w:rFonts w:ascii="Arial" w:eastAsia="Times New Roman" w:hAnsi="Arial" w:cs="Arial"/>
            <w:color w:val="222222"/>
            <w:sz w:val="20"/>
            <w:szCs w:val="20"/>
          </w:rPr>
          <w:t>much</w:t>
        </w:r>
        <w:r w:rsidRPr="002C0ED7">
          <w:rPr>
            <w:rFonts w:ascii="Arial" w:eastAsia="Times New Roman" w:hAnsi="Arial" w:cs="Arial"/>
            <w:color w:val="222222"/>
            <w:sz w:val="20"/>
            <w:szCs w:val="20"/>
          </w:rPr>
          <w:t xml:space="preserve"> attention</w:t>
        </w:r>
      </w:ins>
      <w:r w:rsidRPr="002C0ED7">
        <w:rPr>
          <w:rFonts w:ascii="Arial" w:eastAsia="Times New Roman" w:hAnsi="Arial" w:cs="Arial"/>
          <w:color w:val="222222"/>
          <w:sz w:val="20"/>
          <w:szCs w:val="20"/>
        </w:rPr>
        <w:t xml:space="preserve"> from both academic and industrial communities. Many new hardware-conscious stream processing systems are influenced by our work including </w:t>
      </w:r>
    </w:p>
    <w:p w14:paraId="3F7BA2BD" w14:textId="77777777" w:rsidR="00634571" w:rsidRPr="00634571" w:rsidRDefault="00634571" w:rsidP="00AF6326">
      <w:pPr>
        <w:shd w:val="clear" w:color="auto" w:fill="FFFFFF"/>
        <w:rPr>
          <w:rFonts w:ascii="Arial" w:eastAsia="Times New Roman" w:hAnsi="Arial" w:cs="Arial"/>
          <w:color w:val="222222"/>
          <w:sz w:val="20"/>
          <w:szCs w:val="20"/>
        </w:rPr>
      </w:pPr>
    </w:p>
    <w:p w14:paraId="030D810E" w14:textId="77777777" w:rsidR="00634571" w:rsidRPr="00634571" w:rsidRDefault="00AF6326" w:rsidP="00634571">
      <w:pPr>
        <w:pStyle w:val="ListParagraph"/>
        <w:numPr>
          <w:ilvl w:val="0"/>
          <w:numId w:val="6"/>
        </w:numPr>
        <w:shd w:val="clear" w:color="auto" w:fill="FFFFFF"/>
        <w:rPr>
          <w:rFonts w:ascii="Arial" w:eastAsia="Times New Roman" w:hAnsi="Arial" w:cs="Arial"/>
          <w:color w:val="222222"/>
          <w:sz w:val="20"/>
          <w:szCs w:val="20"/>
        </w:rPr>
      </w:pPr>
      <w:proofErr w:type="spellStart"/>
      <w:r w:rsidRPr="00634571">
        <w:rPr>
          <w:rFonts w:ascii="Arial" w:eastAsia="Times New Roman" w:hAnsi="Arial" w:cs="Arial"/>
          <w:color w:val="222222"/>
          <w:sz w:val="20"/>
          <w:szCs w:val="20"/>
        </w:rPr>
        <w:t>NebulaStream</w:t>
      </w:r>
      <w:proofErr w:type="spellEnd"/>
      <w:r w:rsidRPr="00634571">
        <w:rPr>
          <w:rFonts w:ascii="Arial" w:eastAsia="Times New Roman" w:hAnsi="Arial" w:cs="Arial"/>
          <w:color w:val="222222"/>
          <w:sz w:val="20"/>
          <w:szCs w:val="20"/>
        </w:rPr>
        <w:t>(</w:t>
      </w:r>
      <w:hyperlink r:id="rId8" w:tgtFrame="_blank" w:history="1">
        <w:r w:rsidRPr="00634571">
          <w:rPr>
            <w:rFonts w:ascii="Arial" w:eastAsia="Times New Roman" w:hAnsi="Arial" w:cs="Arial"/>
            <w:color w:val="1155CC"/>
            <w:sz w:val="20"/>
            <w:szCs w:val="20"/>
            <w:u w:val="single"/>
          </w:rPr>
          <w:t>https://www.nebula.stream/</w:t>
        </w:r>
      </w:hyperlink>
      <w:r w:rsidRPr="00634571">
        <w:rPr>
          <w:rFonts w:ascii="Arial" w:eastAsia="Times New Roman" w:hAnsi="Arial" w:cs="Arial"/>
          <w:color w:val="222222"/>
          <w:sz w:val="20"/>
          <w:szCs w:val="20"/>
        </w:rPr>
        <w:t>), </w:t>
      </w:r>
    </w:p>
    <w:p w14:paraId="40EC309B" w14:textId="77777777" w:rsidR="00634571" w:rsidRPr="00634571" w:rsidRDefault="00AF6326" w:rsidP="00634571">
      <w:pPr>
        <w:pStyle w:val="ListParagraph"/>
        <w:numPr>
          <w:ilvl w:val="0"/>
          <w:numId w:val="6"/>
        </w:numPr>
        <w:shd w:val="clear" w:color="auto" w:fill="FFFFFF"/>
        <w:rPr>
          <w:rFonts w:ascii="Arial" w:eastAsia="Times New Roman" w:hAnsi="Arial" w:cs="Arial"/>
          <w:color w:val="222222"/>
          <w:sz w:val="20"/>
          <w:szCs w:val="20"/>
        </w:rPr>
      </w:pPr>
      <w:r w:rsidRPr="00634571">
        <w:rPr>
          <w:rFonts w:ascii="Arial" w:eastAsia="Times New Roman" w:hAnsi="Arial" w:cs="Arial"/>
          <w:color w:val="222222"/>
          <w:sz w:val="20"/>
          <w:szCs w:val="20"/>
        </w:rPr>
        <w:t>LightSaber(</w:t>
      </w:r>
      <w:hyperlink r:id="rId9" w:tgtFrame="_blank" w:history="1">
        <w:r w:rsidRPr="00634571">
          <w:rPr>
            <w:rFonts w:ascii="Arial" w:eastAsia="Times New Roman" w:hAnsi="Arial" w:cs="Arial"/>
            <w:color w:val="1155CC"/>
            <w:sz w:val="20"/>
            <w:szCs w:val="20"/>
            <w:u w:val="single"/>
          </w:rPr>
          <w:t>https://lsds.doc.ic.ac.uk/content/lightsaber-efficient-window-aggregation-multi-core-processors</w:t>
        </w:r>
      </w:hyperlink>
      <w:r w:rsidRPr="00634571">
        <w:rPr>
          <w:rFonts w:ascii="Arial" w:eastAsia="Times New Roman" w:hAnsi="Arial" w:cs="Arial"/>
          <w:color w:val="222222"/>
          <w:sz w:val="20"/>
          <w:szCs w:val="20"/>
        </w:rPr>
        <w:t xml:space="preserve">), </w:t>
      </w:r>
    </w:p>
    <w:p w14:paraId="42FB8075" w14:textId="77777777" w:rsidR="00634571" w:rsidRPr="00634571" w:rsidRDefault="00AF6326" w:rsidP="00634571">
      <w:pPr>
        <w:pStyle w:val="ListParagraph"/>
        <w:numPr>
          <w:ilvl w:val="0"/>
          <w:numId w:val="6"/>
        </w:numPr>
        <w:shd w:val="clear" w:color="auto" w:fill="FFFFFF"/>
        <w:rPr>
          <w:rFonts w:ascii="Arial" w:eastAsia="Times New Roman" w:hAnsi="Arial" w:cs="Arial"/>
          <w:color w:val="222222"/>
          <w:sz w:val="20"/>
          <w:szCs w:val="20"/>
        </w:rPr>
      </w:pPr>
      <w:r w:rsidRPr="00634571">
        <w:rPr>
          <w:rFonts w:ascii="Arial" w:eastAsia="Times New Roman" w:hAnsi="Arial" w:cs="Arial"/>
          <w:color w:val="222222"/>
          <w:sz w:val="20"/>
          <w:szCs w:val="20"/>
        </w:rPr>
        <w:t>GASSER (</w:t>
      </w:r>
      <w:hyperlink r:id="rId10" w:tgtFrame="_blank" w:history="1">
        <w:r w:rsidRPr="00634571">
          <w:rPr>
            <w:rFonts w:ascii="Arial" w:eastAsia="Times New Roman" w:hAnsi="Arial" w:cs="Arial"/>
            <w:color w:val="1155CC"/>
            <w:sz w:val="20"/>
            <w:szCs w:val="20"/>
            <w:u w:val="single"/>
          </w:rPr>
          <w:t>https://github.com/ParaGroup/GASSER</w:t>
        </w:r>
      </w:hyperlink>
      <w:r w:rsidRPr="00634571">
        <w:rPr>
          <w:rFonts w:ascii="Arial" w:eastAsia="Times New Roman" w:hAnsi="Arial" w:cs="Arial"/>
          <w:color w:val="222222"/>
          <w:sz w:val="20"/>
          <w:szCs w:val="20"/>
        </w:rPr>
        <w:t xml:space="preserve">) </w:t>
      </w:r>
    </w:p>
    <w:p w14:paraId="2625661A" w14:textId="15E16315" w:rsidR="00AF6326" w:rsidRPr="00634571" w:rsidRDefault="00AF6326" w:rsidP="00706386">
      <w:pPr>
        <w:pStyle w:val="ListParagraph"/>
        <w:numPr>
          <w:ilvl w:val="0"/>
          <w:numId w:val="6"/>
        </w:numPr>
        <w:shd w:val="clear" w:color="auto" w:fill="FFFFFF"/>
        <w:rPr>
          <w:rFonts w:ascii="Arial" w:eastAsia="Times New Roman" w:hAnsi="Arial" w:cs="Arial"/>
          <w:color w:val="222222"/>
          <w:sz w:val="20"/>
          <w:szCs w:val="20"/>
        </w:rPr>
      </w:pPr>
      <w:r w:rsidRPr="00634571">
        <w:rPr>
          <w:rFonts w:ascii="Arial" w:eastAsia="Times New Roman" w:hAnsi="Arial" w:cs="Arial"/>
          <w:color w:val="222222"/>
          <w:sz w:val="20"/>
          <w:szCs w:val="20"/>
        </w:rPr>
        <w:t>Grizzly(</w:t>
      </w:r>
      <w:hyperlink r:id="rId11" w:tgtFrame="_blank" w:history="1">
        <w:r w:rsidRPr="00634571">
          <w:rPr>
            <w:rFonts w:ascii="Arial" w:eastAsia="Times New Roman" w:hAnsi="Arial" w:cs="Arial"/>
            <w:color w:val="1155CC"/>
            <w:sz w:val="20"/>
            <w:szCs w:val="20"/>
            <w:u w:val="single"/>
          </w:rPr>
          <w:t>http://www.redaktion.tu-berlin.de/fileadmin/fg131/Publikation/Papers/Grulich_Grizzly-SIGMOD-2020_Preprint.pdf</w:t>
        </w:r>
      </w:hyperlink>
      <w:r w:rsidRPr="00634571">
        <w:rPr>
          <w:rFonts w:ascii="Arial" w:eastAsia="Times New Roman" w:hAnsi="Arial" w:cs="Arial"/>
          <w:color w:val="222222"/>
          <w:sz w:val="20"/>
          <w:szCs w:val="20"/>
        </w:rPr>
        <w:t xml:space="preserve">). </w:t>
      </w:r>
    </w:p>
    <w:p w14:paraId="2A3BF9B6" w14:textId="77777777" w:rsidR="00634571" w:rsidRPr="00634571" w:rsidRDefault="00634571" w:rsidP="00634571">
      <w:pPr>
        <w:shd w:val="clear" w:color="auto" w:fill="FFFFFF"/>
        <w:rPr>
          <w:rFonts w:ascii="Arial" w:eastAsia="Times New Roman" w:hAnsi="Arial" w:cs="Arial"/>
          <w:color w:val="222222"/>
          <w:sz w:val="20"/>
          <w:szCs w:val="20"/>
        </w:rPr>
      </w:pPr>
    </w:p>
    <w:p w14:paraId="12DF617A" w14:textId="532B6B58" w:rsidR="00AF6326" w:rsidRPr="002C0ED7" w:rsidRDefault="00634571" w:rsidP="00AF6326">
      <w:pPr>
        <w:shd w:val="clear" w:color="auto" w:fill="FFFFFF"/>
        <w:rPr>
          <w:rFonts w:ascii="Arial" w:eastAsia="Times New Roman" w:hAnsi="Arial" w:cs="Arial"/>
          <w:color w:val="222222"/>
          <w:sz w:val="20"/>
          <w:szCs w:val="20"/>
        </w:rPr>
      </w:pPr>
      <w:r w:rsidRPr="00634571">
        <w:rPr>
          <w:rFonts w:ascii="Arial" w:eastAsia="Times New Roman" w:hAnsi="Arial" w:cs="Arial"/>
          <w:b/>
          <w:sz w:val="20"/>
          <w:szCs w:val="20"/>
          <w:u w:val="single"/>
        </w:rPr>
        <w:t>Patents:</w:t>
      </w:r>
      <w:r w:rsidR="00AF6326" w:rsidRPr="00634571">
        <w:rPr>
          <w:rFonts w:ascii="Arial" w:eastAsia="Times New Roman" w:hAnsi="Arial" w:cs="Arial"/>
          <w:sz w:val="20"/>
          <w:szCs w:val="20"/>
        </w:rPr>
        <w:t xml:space="preserve"> he published two patents registered </w:t>
      </w:r>
      <w:del w:id="26" w:author="Zhang Shuhao" w:date="2020-04-06T12:34:00Z">
        <w:r w:rsidR="00AF6326" w:rsidRPr="00634571">
          <w:rPr>
            <w:rFonts w:ascii="Arial" w:eastAsia="Times New Roman" w:hAnsi="Arial" w:cs="Arial"/>
            <w:sz w:val="20"/>
            <w:szCs w:val="20"/>
          </w:rPr>
          <w:delText>at</w:delText>
        </w:r>
      </w:del>
      <w:ins w:id="27" w:author="Zhang Shuhao" w:date="2020-04-06T12:34:00Z">
        <w:r w:rsidR="004839FE">
          <w:rPr>
            <w:rFonts w:ascii="Arial" w:eastAsia="Times New Roman" w:hAnsi="Arial" w:cs="Arial"/>
            <w:sz w:val="20"/>
            <w:szCs w:val="20"/>
          </w:rPr>
          <w:t>in the</w:t>
        </w:r>
      </w:ins>
      <w:r w:rsidR="00AF6326" w:rsidRPr="00634571">
        <w:rPr>
          <w:rFonts w:ascii="Arial" w:eastAsia="Times New Roman" w:hAnsi="Arial" w:cs="Arial"/>
          <w:sz w:val="20"/>
          <w:szCs w:val="20"/>
        </w:rPr>
        <w:t xml:space="preserve"> US based on his thesis work.</w:t>
      </w:r>
    </w:p>
    <w:p w14:paraId="3050CCD8" w14:textId="77777777" w:rsidR="00634571" w:rsidRPr="00634571" w:rsidRDefault="00634571" w:rsidP="00634571">
      <w:pPr>
        <w:pStyle w:val="ListParagraph"/>
        <w:widowControl w:val="0"/>
        <w:numPr>
          <w:ilvl w:val="0"/>
          <w:numId w:val="5"/>
        </w:numPr>
        <w:autoSpaceDE w:val="0"/>
        <w:autoSpaceDN w:val="0"/>
        <w:adjustRightInd w:val="0"/>
        <w:spacing w:after="60"/>
        <w:jc w:val="both"/>
        <w:rPr>
          <w:rFonts w:ascii="Arial" w:hAnsi="Arial" w:cs="Arial"/>
          <w:sz w:val="20"/>
          <w:szCs w:val="20"/>
        </w:rPr>
      </w:pPr>
      <w:r w:rsidRPr="00634571">
        <w:rPr>
          <w:rFonts w:ascii="Arial" w:hAnsi="Arial" w:cs="Arial"/>
          <w:sz w:val="20"/>
          <w:szCs w:val="20"/>
        </w:rPr>
        <w:t xml:space="preserve">“Multi-query optimizer for complex event processing.” Shuhao Zhang, Hoang Tam VO, Daniel Hermann Richard DAHLMEIER, </w:t>
      </w:r>
      <w:proofErr w:type="spellStart"/>
      <w:r w:rsidRPr="00634571">
        <w:rPr>
          <w:rFonts w:ascii="Arial" w:hAnsi="Arial" w:cs="Arial"/>
          <w:sz w:val="20"/>
          <w:szCs w:val="20"/>
        </w:rPr>
        <w:t>Bingsheng</w:t>
      </w:r>
      <w:proofErr w:type="spellEnd"/>
      <w:r w:rsidRPr="00634571">
        <w:rPr>
          <w:rFonts w:ascii="Arial" w:hAnsi="Arial" w:cs="Arial"/>
          <w:sz w:val="20"/>
          <w:szCs w:val="20"/>
        </w:rPr>
        <w:t xml:space="preserve"> He. Patent No .: US 9,953,056 B2, Apr 24, 2018.</w:t>
      </w:r>
    </w:p>
    <w:p w14:paraId="79751CCB" w14:textId="2058CF8B" w:rsidR="00634571" w:rsidRPr="00634571" w:rsidRDefault="00634571" w:rsidP="00634571">
      <w:pPr>
        <w:pStyle w:val="ListParagraph"/>
        <w:widowControl w:val="0"/>
        <w:numPr>
          <w:ilvl w:val="0"/>
          <w:numId w:val="5"/>
        </w:numPr>
        <w:autoSpaceDE w:val="0"/>
        <w:autoSpaceDN w:val="0"/>
        <w:adjustRightInd w:val="0"/>
        <w:spacing w:after="60"/>
        <w:jc w:val="both"/>
        <w:rPr>
          <w:rFonts w:ascii="Arial" w:hAnsi="Arial" w:cs="Arial"/>
          <w:sz w:val="20"/>
          <w:szCs w:val="20"/>
        </w:rPr>
      </w:pPr>
      <w:r w:rsidRPr="00634571">
        <w:rPr>
          <w:rFonts w:ascii="Arial" w:hAnsi="Arial" w:cs="Arial"/>
          <w:sz w:val="20"/>
          <w:szCs w:val="20"/>
        </w:rPr>
        <w:t xml:space="preserve">“Efficient execution of data stream processing systems on multi-core processors.” Shuhao Zhang, </w:t>
      </w:r>
      <w:proofErr w:type="spellStart"/>
      <w:r w:rsidRPr="00634571">
        <w:rPr>
          <w:rFonts w:ascii="Arial" w:hAnsi="Arial" w:cs="Arial"/>
          <w:sz w:val="20"/>
          <w:szCs w:val="20"/>
        </w:rPr>
        <w:t>Bingsheng</w:t>
      </w:r>
      <w:proofErr w:type="spellEnd"/>
      <w:r w:rsidRPr="00634571">
        <w:rPr>
          <w:rFonts w:ascii="Arial" w:hAnsi="Arial" w:cs="Arial"/>
          <w:sz w:val="20"/>
          <w:szCs w:val="20"/>
        </w:rPr>
        <w:t xml:space="preserve"> He, Daniel Hermann Richard DAHLMEIER. Patent No .: US20180129713A1, Dec 31, 2019.</w:t>
      </w:r>
    </w:p>
    <w:p w14:paraId="7BE7C6A2" w14:textId="77777777" w:rsidR="00CF0981" w:rsidRPr="00634571" w:rsidRDefault="00CF0981" w:rsidP="002C0ED7">
      <w:pPr>
        <w:spacing w:before="100" w:beforeAutospacing="1" w:after="100" w:afterAutospacing="1"/>
        <w:jc w:val="both"/>
        <w:rPr>
          <w:rFonts w:ascii="Arial" w:eastAsia="Times New Roman" w:hAnsi="Arial" w:cs="Arial"/>
          <w:color w:val="000000"/>
          <w:sz w:val="20"/>
          <w:szCs w:val="20"/>
        </w:rPr>
      </w:pPr>
    </w:p>
    <w:p w14:paraId="05BC3B47" w14:textId="77777777" w:rsidR="00CF0981" w:rsidRPr="00634571" w:rsidRDefault="00CF0981" w:rsidP="002C0ED7">
      <w:pPr>
        <w:spacing w:before="100" w:beforeAutospacing="1" w:after="100" w:afterAutospacing="1"/>
        <w:jc w:val="both"/>
        <w:rPr>
          <w:rFonts w:ascii="Arial" w:eastAsia="Times New Roman" w:hAnsi="Arial" w:cs="Arial"/>
          <w:b/>
          <w:i/>
          <w:iCs/>
          <w:color w:val="000000"/>
          <w:sz w:val="20"/>
          <w:szCs w:val="20"/>
        </w:rPr>
      </w:pPr>
      <w:r w:rsidRPr="00634571">
        <w:rPr>
          <w:rFonts w:ascii="Arial" w:eastAsia="Times New Roman" w:hAnsi="Arial" w:cs="Arial"/>
          <w:b/>
          <w:i/>
          <w:iCs/>
          <w:color w:val="000000"/>
          <w:sz w:val="20"/>
          <w:szCs w:val="20"/>
        </w:rPr>
        <w:t>(d) Conference/Journal Publications </w:t>
      </w:r>
    </w:p>
    <w:p w14:paraId="213AC12D" w14:textId="1E645084" w:rsidR="00CF0981" w:rsidRDefault="00CF0981" w:rsidP="002C0ED7">
      <w:pPr>
        <w:spacing w:before="100" w:beforeAutospacing="1" w:after="100" w:afterAutospacing="1"/>
        <w:jc w:val="both"/>
        <w:rPr>
          <w:rFonts w:ascii="Arial" w:eastAsia="Times New Roman" w:hAnsi="Arial" w:cs="Arial"/>
          <w:b/>
          <w:color w:val="000000"/>
          <w:sz w:val="20"/>
          <w:szCs w:val="20"/>
        </w:rPr>
      </w:pPr>
      <w:r w:rsidRPr="00634571">
        <w:rPr>
          <w:rFonts w:ascii="Arial" w:eastAsia="Times New Roman" w:hAnsi="Arial" w:cs="Arial"/>
          <w:color w:val="000000"/>
          <w:sz w:val="20"/>
          <w:szCs w:val="20"/>
        </w:rPr>
        <w:t>   </w:t>
      </w:r>
      <w:r w:rsidRPr="00634571">
        <w:rPr>
          <w:rFonts w:ascii="Arial" w:eastAsia="Times New Roman" w:hAnsi="Arial" w:cs="Arial"/>
          <w:b/>
          <w:color w:val="000000"/>
          <w:sz w:val="20"/>
          <w:szCs w:val="20"/>
        </w:rPr>
        <w:t>- The number of publications arising from work directly related to the thesis.  </w:t>
      </w:r>
    </w:p>
    <w:p w14:paraId="19EF2D1C" w14:textId="2716C45D" w:rsidR="00FC085C" w:rsidRDefault="00FC085C" w:rsidP="00FC085C">
      <w:pPr>
        <w:spacing w:before="100" w:beforeAutospacing="1" w:after="100" w:afterAutospacing="1"/>
        <w:jc w:val="both"/>
        <w:rPr>
          <w:rFonts w:ascii="Arial" w:eastAsia="Times New Roman" w:hAnsi="Arial" w:cs="Arial"/>
          <w:i/>
          <w:color w:val="000000"/>
          <w:sz w:val="20"/>
          <w:szCs w:val="20"/>
        </w:rPr>
      </w:pPr>
      <w:r w:rsidRPr="00634571">
        <w:rPr>
          <w:rFonts w:ascii="Arial" w:eastAsia="Times New Roman" w:hAnsi="Arial" w:cs="Arial"/>
          <w:b/>
          <w:bCs/>
          <w:i/>
          <w:color w:val="000000"/>
          <w:sz w:val="20"/>
          <w:szCs w:val="20"/>
        </w:rPr>
        <w:t xml:space="preserve">     Three</w:t>
      </w:r>
      <w:r w:rsidRPr="00634571">
        <w:rPr>
          <w:rFonts w:ascii="Arial" w:eastAsia="Times New Roman" w:hAnsi="Arial" w:cs="Arial"/>
          <w:i/>
          <w:color w:val="000000"/>
          <w:sz w:val="20"/>
          <w:szCs w:val="20"/>
        </w:rPr>
        <w:t xml:space="preserve"> </w:t>
      </w:r>
      <w:r>
        <w:rPr>
          <w:rFonts w:ascii="Arial" w:eastAsia="Times New Roman" w:hAnsi="Arial" w:cs="Arial"/>
          <w:i/>
          <w:color w:val="000000"/>
          <w:sz w:val="20"/>
          <w:szCs w:val="20"/>
        </w:rPr>
        <w:t>main papers</w:t>
      </w:r>
      <w:r w:rsidRPr="00634571">
        <w:rPr>
          <w:rFonts w:ascii="Arial" w:eastAsia="Times New Roman" w:hAnsi="Arial" w:cs="Arial"/>
          <w:i/>
          <w:color w:val="000000"/>
          <w:sz w:val="20"/>
          <w:szCs w:val="20"/>
        </w:rPr>
        <w:t xml:space="preserve"> </w:t>
      </w:r>
      <w:r>
        <w:rPr>
          <w:rFonts w:ascii="Arial" w:eastAsia="Times New Roman" w:hAnsi="Arial" w:cs="Arial"/>
          <w:i/>
          <w:color w:val="000000"/>
          <w:sz w:val="20"/>
          <w:szCs w:val="20"/>
        </w:rPr>
        <w:t xml:space="preserve">directly </w:t>
      </w:r>
      <w:r w:rsidRPr="00634571">
        <w:rPr>
          <w:rFonts w:ascii="Arial" w:eastAsia="Times New Roman" w:hAnsi="Arial" w:cs="Arial"/>
          <w:i/>
          <w:color w:val="000000"/>
          <w:sz w:val="20"/>
          <w:szCs w:val="20"/>
        </w:rPr>
        <w:t>contribute to his thesis: one published in SIGMOD, and two published in ICDE.</w:t>
      </w:r>
      <w:r>
        <w:rPr>
          <w:rFonts w:ascii="Arial" w:eastAsia="Times New Roman" w:hAnsi="Arial" w:cs="Arial"/>
          <w:i/>
          <w:color w:val="000000"/>
          <w:sz w:val="20"/>
          <w:szCs w:val="20"/>
        </w:rPr>
        <w:t xml:space="preserve"> Additionally, one survey has been published to inspire the future directions of the thesis.</w:t>
      </w:r>
    </w:p>
    <w:p w14:paraId="1836D3D7" w14:textId="77777777" w:rsidR="00FC085C" w:rsidRPr="00FC085C" w:rsidRDefault="00FC085C" w:rsidP="00FC085C">
      <w:pPr>
        <w:pStyle w:val="ListParagraph"/>
        <w:numPr>
          <w:ilvl w:val="0"/>
          <w:numId w:val="7"/>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Feng Zhang, </w:t>
      </w:r>
      <w:proofErr w:type="spellStart"/>
      <w:r w:rsidRPr="00FC085C">
        <w:rPr>
          <w:rFonts w:ascii="Arial" w:eastAsia="Times New Roman" w:hAnsi="Arial" w:cs="Arial"/>
          <w:color w:val="000000"/>
          <w:sz w:val="20"/>
          <w:szCs w:val="20"/>
        </w:rPr>
        <w:t>Yingjun</w:t>
      </w:r>
      <w:proofErr w:type="spellEnd"/>
      <w:r w:rsidRPr="00FC085C">
        <w:rPr>
          <w:rFonts w:ascii="Arial" w:eastAsia="Times New Roman" w:hAnsi="Arial" w:cs="Arial"/>
          <w:color w:val="000000"/>
          <w:sz w:val="20"/>
          <w:szCs w:val="20"/>
        </w:rPr>
        <w:t xml:space="preserve"> Wu, Paul Johns,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Hardware-Conscious Stream Processing: A Survey. ACM SIGMOD Record 2019.</w:t>
      </w:r>
    </w:p>
    <w:p w14:paraId="0A69A817" w14:textId="77777777" w:rsidR="00FC085C" w:rsidRPr="00FC085C" w:rsidRDefault="00FC085C" w:rsidP="00FC085C">
      <w:pPr>
        <w:pStyle w:val="ListParagraph"/>
        <w:numPr>
          <w:ilvl w:val="0"/>
          <w:numId w:val="7"/>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Jiong</w:t>
      </w:r>
      <w:proofErr w:type="spellEnd"/>
      <w:r w:rsidRPr="00FC085C">
        <w:rPr>
          <w:rFonts w:ascii="Arial" w:eastAsia="Times New Roman" w:hAnsi="Arial" w:cs="Arial"/>
          <w:color w:val="000000"/>
          <w:sz w:val="20"/>
          <w:szCs w:val="20"/>
        </w:rPr>
        <w:t xml:space="preserve"> He, Amelie Chi Zhou,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BriskStream: Scaling Data Stream Processing on Shared-Memory Multicores. SIGMOD 2019: ACM SIGMOD International Conference on Management of data, 2019.</w:t>
      </w:r>
    </w:p>
    <w:p w14:paraId="12622AB0" w14:textId="77777777" w:rsidR="00FC085C" w:rsidRPr="00FC085C" w:rsidRDefault="00FC085C" w:rsidP="00FC085C">
      <w:pPr>
        <w:pStyle w:val="ListParagraph"/>
        <w:numPr>
          <w:ilvl w:val="0"/>
          <w:numId w:val="7"/>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lastRenderedPageBreak/>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Daniel Dahlmeier, Chi Zhou and Thomas Heinze. Revisiting the Design of Data Stream Processing Systems on Multi-Core Processors. ICDE 2017: IEEE International Conference on Data Engineering (ICDE), 2017.</w:t>
      </w:r>
    </w:p>
    <w:p w14:paraId="459524E7" w14:textId="5B0C5B7B" w:rsidR="00FC085C" w:rsidRPr="00FC085C" w:rsidRDefault="00FC085C" w:rsidP="00FC085C">
      <w:pPr>
        <w:pStyle w:val="ListParagraph"/>
        <w:numPr>
          <w:ilvl w:val="0"/>
          <w:numId w:val="7"/>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Yingjun</w:t>
      </w:r>
      <w:proofErr w:type="spellEnd"/>
      <w:r w:rsidRPr="00FC085C">
        <w:rPr>
          <w:rFonts w:ascii="Arial" w:eastAsia="Times New Roman" w:hAnsi="Arial" w:cs="Arial"/>
          <w:color w:val="000000"/>
          <w:sz w:val="20"/>
          <w:szCs w:val="20"/>
        </w:rPr>
        <w:t xml:space="preserve"> Wu, Feng Zhang,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Towards Concurrent Stateful Stream Processing on Multicore Processors. ICDE 2020: IEEE International Conference on Data Engineering 2020.</w:t>
      </w:r>
    </w:p>
    <w:p w14:paraId="1335110D" w14:textId="77777777" w:rsidR="00FC085C" w:rsidRPr="00634571" w:rsidRDefault="00FC085C" w:rsidP="002C0ED7">
      <w:pPr>
        <w:spacing w:before="100" w:beforeAutospacing="1" w:after="100" w:afterAutospacing="1"/>
        <w:jc w:val="both"/>
        <w:rPr>
          <w:rFonts w:ascii="Arial" w:eastAsia="Times New Roman" w:hAnsi="Arial" w:cs="Arial"/>
          <w:i/>
          <w:color w:val="000000"/>
          <w:sz w:val="20"/>
          <w:szCs w:val="20"/>
        </w:rPr>
      </w:pPr>
    </w:p>
    <w:p w14:paraId="66119F88" w14:textId="495CD10A" w:rsidR="00CF0981" w:rsidRPr="00634571" w:rsidRDefault="00CF0981" w:rsidP="002C0ED7">
      <w:pPr>
        <w:spacing w:before="100" w:beforeAutospacing="1" w:after="100" w:afterAutospacing="1"/>
        <w:jc w:val="both"/>
        <w:rPr>
          <w:rFonts w:ascii="Arial" w:eastAsia="Times New Roman" w:hAnsi="Arial" w:cs="Arial"/>
          <w:b/>
          <w:color w:val="000000"/>
          <w:sz w:val="20"/>
          <w:szCs w:val="20"/>
        </w:rPr>
      </w:pPr>
      <w:r w:rsidRPr="00634571">
        <w:rPr>
          <w:rFonts w:ascii="Arial" w:eastAsia="Times New Roman" w:hAnsi="Arial" w:cs="Arial"/>
          <w:color w:val="000000"/>
          <w:sz w:val="20"/>
          <w:szCs w:val="20"/>
        </w:rPr>
        <w:t>   </w:t>
      </w:r>
      <w:r w:rsidRPr="00634571">
        <w:rPr>
          <w:rFonts w:ascii="Arial" w:eastAsia="Times New Roman" w:hAnsi="Arial" w:cs="Arial"/>
          <w:b/>
          <w:color w:val="000000"/>
          <w:sz w:val="20"/>
          <w:szCs w:val="20"/>
        </w:rPr>
        <w:t>- First authorship of the papers. </w:t>
      </w:r>
    </w:p>
    <w:p w14:paraId="08CC55D6" w14:textId="4A2FC374" w:rsidR="00E56BC3" w:rsidRPr="00FC085C" w:rsidRDefault="00E56BC3" w:rsidP="002C0ED7">
      <w:pPr>
        <w:pStyle w:val="ListParagraph"/>
        <w:numPr>
          <w:ilvl w:val="0"/>
          <w:numId w:val="4"/>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bCs/>
          <w:color w:val="000000"/>
          <w:sz w:val="20"/>
          <w:szCs w:val="20"/>
        </w:rPr>
        <w:t>Five</w:t>
      </w:r>
      <w:r w:rsidRPr="00FC085C">
        <w:rPr>
          <w:rFonts w:ascii="Arial" w:eastAsia="Times New Roman" w:hAnsi="Arial" w:cs="Arial"/>
          <w:color w:val="000000"/>
          <w:sz w:val="20"/>
          <w:szCs w:val="20"/>
        </w:rPr>
        <w:t xml:space="preserve"> </w:t>
      </w:r>
      <w:r w:rsidR="00A159D3" w:rsidRPr="00FC085C">
        <w:rPr>
          <w:rFonts w:ascii="Arial" w:eastAsia="Times New Roman" w:hAnsi="Arial" w:cs="Arial"/>
          <w:color w:val="000000"/>
          <w:sz w:val="20"/>
          <w:szCs w:val="20"/>
        </w:rPr>
        <w:t xml:space="preserve">first-authored papers </w:t>
      </w:r>
      <w:r w:rsidRPr="00FC085C">
        <w:rPr>
          <w:rFonts w:ascii="Arial" w:eastAsia="Times New Roman" w:hAnsi="Arial" w:cs="Arial"/>
          <w:color w:val="000000"/>
          <w:sz w:val="20"/>
          <w:szCs w:val="20"/>
        </w:rPr>
        <w:t>during his PhD candidature: one published in SIGMOD, three published in ICDE, and one published in SIGMOD Record.</w:t>
      </w:r>
    </w:p>
    <w:p w14:paraId="256A093E" w14:textId="0AE4D4D1" w:rsidR="00A159D3" w:rsidRPr="00FC085C" w:rsidRDefault="00A159D3" w:rsidP="002C0ED7">
      <w:pPr>
        <w:pStyle w:val="ListParagraph"/>
        <w:numPr>
          <w:ilvl w:val="0"/>
          <w:numId w:val="4"/>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bCs/>
          <w:color w:val="000000"/>
          <w:sz w:val="20"/>
          <w:szCs w:val="20"/>
        </w:rPr>
        <w:t>Four</w:t>
      </w:r>
      <w:r w:rsidRPr="00FC085C">
        <w:rPr>
          <w:rFonts w:ascii="Arial" w:eastAsia="Times New Roman" w:hAnsi="Arial" w:cs="Arial"/>
          <w:color w:val="000000"/>
          <w:sz w:val="20"/>
          <w:szCs w:val="20"/>
        </w:rPr>
        <w:t xml:space="preserve"> co-authored pa</w:t>
      </w:r>
      <w:r w:rsidR="00634571" w:rsidRPr="00FC085C">
        <w:rPr>
          <w:rFonts w:ascii="Arial" w:eastAsia="Times New Roman" w:hAnsi="Arial" w:cs="Arial"/>
          <w:color w:val="000000"/>
          <w:sz w:val="20"/>
          <w:szCs w:val="20"/>
        </w:rPr>
        <w:t>pers during his PhD candidature, including one VLDB paper, and one SC paper (the top conference in high performance computing).</w:t>
      </w:r>
    </w:p>
    <w:p w14:paraId="5E06D2FB" w14:textId="77777777" w:rsidR="00FC085C" w:rsidRPr="00FC085C" w:rsidRDefault="00FC085C" w:rsidP="00FC085C">
      <w:pPr>
        <w:pStyle w:val="ListParagraph"/>
        <w:numPr>
          <w:ilvl w:val="1"/>
          <w:numId w:val="4"/>
        </w:numPr>
        <w:spacing w:before="100" w:beforeAutospacing="1" w:after="100" w:afterAutospacing="1"/>
        <w:jc w:val="both"/>
        <w:rPr>
          <w:rFonts w:ascii="Arial" w:eastAsia="Times New Roman" w:hAnsi="Arial" w:cs="Arial"/>
          <w:color w:val="000000"/>
          <w:sz w:val="20"/>
          <w:szCs w:val="20"/>
        </w:rPr>
      </w:pPr>
      <w:proofErr w:type="spellStart"/>
      <w:r w:rsidRPr="00FC085C">
        <w:rPr>
          <w:rFonts w:ascii="Arial" w:eastAsia="Times New Roman" w:hAnsi="Arial" w:cs="Arial"/>
          <w:color w:val="000000"/>
          <w:sz w:val="20"/>
          <w:szCs w:val="20"/>
        </w:rPr>
        <w:t>Shanjiang</w:t>
      </w:r>
      <w:proofErr w:type="spellEnd"/>
      <w:r w:rsidRPr="00FC085C">
        <w:rPr>
          <w:rFonts w:ascii="Arial" w:eastAsia="Times New Roman" w:hAnsi="Arial" w:cs="Arial"/>
          <w:color w:val="000000"/>
          <w:sz w:val="20"/>
          <w:szCs w:val="20"/>
        </w:rPr>
        <w:t xml:space="preserve"> Tang,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w:t>
      </w: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Zhaojie</w:t>
      </w:r>
      <w:proofErr w:type="spellEnd"/>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Niu</w:t>
      </w:r>
      <w:proofErr w:type="spellEnd"/>
      <w:r w:rsidRPr="00FC085C">
        <w:rPr>
          <w:rFonts w:ascii="Arial" w:eastAsia="Times New Roman" w:hAnsi="Arial" w:cs="Arial"/>
          <w:color w:val="000000"/>
          <w:sz w:val="20"/>
          <w:szCs w:val="20"/>
        </w:rPr>
        <w:t>. Elastic Multi-Resource Fairness: Balancing Fairness and Efficiency in Coupled CPU-GPU Architectures. SC16: International Conference for High Performance Computing, Networking, Storage and Analysis 2016.</w:t>
      </w:r>
    </w:p>
    <w:p w14:paraId="46D8D0C2" w14:textId="77777777" w:rsidR="00FC085C" w:rsidRPr="00FC085C" w:rsidRDefault="00FC085C" w:rsidP="00FC085C">
      <w:pPr>
        <w:pStyle w:val="ListParagraph"/>
        <w:numPr>
          <w:ilvl w:val="1"/>
          <w:numId w:val="4"/>
        </w:numPr>
        <w:spacing w:before="100" w:beforeAutospacing="1" w:after="100" w:afterAutospacing="1"/>
        <w:jc w:val="both"/>
        <w:rPr>
          <w:rFonts w:ascii="Arial" w:eastAsia="Times New Roman" w:hAnsi="Arial" w:cs="Arial"/>
          <w:color w:val="000000"/>
          <w:sz w:val="20"/>
          <w:szCs w:val="20"/>
        </w:rPr>
      </w:pPr>
      <w:proofErr w:type="spellStart"/>
      <w:r w:rsidRPr="00FC085C">
        <w:rPr>
          <w:rFonts w:ascii="Arial" w:eastAsia="Times New Roman" w:hAnsi="Arial" w:cs="Arial"/>
          <w:color w:val="000000"/>
          <w:sz w:val="20"/>
          <w:szCs w:val="20"/>
        </w:rPr>
        <w:t>Jiong</w:t>
      </w:r>
      <w:proofErr w:type="spellEnd"/>
      <w:r w:rsidRPr="00FC085C">
        <w:rPr>
          <w:rFonts w:ascii="Arial" w:eastAsia="Times New Roman" w:hAnsi="Arial" w:cs="Arial"/>
          <w:color w:val="000000"/>
          <w:sz w:val="20"/>
          <w:szCs w:val="20"/>
        </w:rPr>
        <w:t xml:space="preserve"> He, </w:t>
      </w: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In-Cache Query Co-Processing on Coupled CPU-GPU Architectures. International Conference on Very Large Data Bases (VLDB) 2015. </w:t>
      </w:r>
    </w:p>
    <w:p w14:paraId="07C4FEC4" w14:textId="63253FB3" w:rsidR="00FC085C" w:rsidRPr="00FC085C" w:rsidRDefault="00FC085C" w:rsidP="00FC085C">
      <w:pPr>
        <w:pStyle w:val="ListParagraph"/>
        <w:numPr>
          <w:ilvl w:val="1"/>
          <w:numId w:val="4"/>
        </w:numPr>
        <w:spacing w:before="100" w:beforeAutospacing="1" w:after="100" w:afterAutospacing="1"/>
        <w:jc w:val="both"/>
        <w:rPr>
          <w:rFonts w:ascii="Arial" w:eastAsia="Times New Roman" w:hAnsi="Arial" w:cs="Arial"/>
          <w:color w:val="000000"/>
          <w:sz w:val="20"/>
          <w:szCs w:val="20"/>
        </w:rPr>
      </w:pPr>
      <w:r w:rsidRPr="00FC085C">
        <w:rPr>
          <w:rFonts w:ascii="Arial" w:eastAsia="Times New Roman" w:hAnsi="Arial" w:cs="Arial"/>
          <w:b/>
          <w:color w:val="000000"/>
          <w:sz w:val="20"/>
          <w:szCs w:val="20"/>
        </w:rPr>
        <w:t>Shuhao Zhang</w:t>
      </w:r>
      <w:r w:rsidRPr="00FC085C">
        <w:rPr>
          <w:rFonts w:ascii="Arial" w:eastAsia="Times New Roman" w:hAnsi="Arial" w:cs="Arial"/>
          <w:color w:val="000000"/>
          <w:sz w:val="20"/>
          <w:szCs w:val="20"/>
        </w:rPr>
        <w:t xml:space="preserve">, </w:t>
      </w:r>
      <w:proofErr w:type="spellStart"/>
      <w:r w:rsidRPr="00FC085C">
        <w:rPr>
          <w:rFonts w:ascii="Arial" w:eastAsia="Times New Roman" w:hAnsi="Arial" w:cs="Arial"/>
          <w:color w:val="000000"/>
          <w:sz w:val="20"/>
          <w:szCs w:val="20"/>
        </w:rPr>
        <w:t>Jiong</w:t>
      </w:r>
      <w:proofErr w:type="spellEnd"/>
      <w:r w:rsidRPr="00FC085C">
        <w:rPr>
          <w:rFonts w:ascii="Arial" w:eastAsia="Times New Roman" w:hAnsi="Arial" w:cs="Arial"/>
          <w:color w:val="000000"/>
          <w:sz w:val="20"/>
          <w:szCs w:val="20"/>
        </w:rPr>
        <w:t xml:space="preserve"> He, </w:t>
      </w:r>
      <w:proofErr w:type="spellStart"/>
      <w:r w:rsidRPr="00FC085C">
        <w:rPr>
          <w:rFonts w:ascii="Arial" w:eastAsia="Times New Roman" w:hAnsi="Arial" w:cs="Arial"/>
          <w:color w:val="000000"/>
          <w:sz w:val="20"/>
          <w:szCs w:val="20"/>
        </w:rPr>
        <w:t>Bingsheng</w:t>
      </w:r>
      <w:proofErr w:type="spellEnd"/>
      <w:r w:rsidRPr="00FC085C">
        <w:rPr>
          <w:rFonts w:ascii="Arial" w:eastAsia="Times New Roman" w:hAnsi="Arial" w:cs="Arial"/>
          <w:color w:val="000000"/>
          <w:sz w:val="20"/>
          <w:szCs w:val="20"/>
        </w:rPr>
        <w:t xml:space="preserve"> He, </w:t>
      </w:r>
      <w:proofErr w:type="spellStart"/>
      <w:r w:rsidRPr="00FC085C">
        <w:rPr>
          <w:rFonts w:ascii="Arial" w:eastAsia="Times New Roman" w:hAnsi="Arial" w:cs="Arial"/>
          <w:color w:val="000000"/>
          <w:sz w:val="20"/>
          <w:szCs w:val="20"/>
        </w:rPr>
        <w:t>Mian</w:t>
      </w:r>
      <w:proofErr w:type="spellEnd"/>
      <w:r w:rsidRPr="00FC085C">
        <w:rPr>
          <w:rFonts w:ascii="Arial" w:eastAsia="Times New Roman" w:hAnsi="Arial" w:cs="Arial"/>
          <w:color w:val="000000"/>
          <w:sz w:val="20"/>
          <w:szCs w:val="20"/>
        </w:rPr>
        <w:t xml:space="preserve"> Lu. </w:t>
      </w:r>
      <w:proofErr w:type="spellStart"/>
      <w:r w:rsidRPr="00FC085C">
        <w:rPr>
          <w:rFonts w:ascii="Arial" w:eastAsia="Times New Roman" w:hAnsi="Arial" w:cs="Arial"/>
          <w:color w:val="000000"/>
          <w:sz w:val="20"/>
          <w:szCs w:val="20"/>
        </w:rPr>
        <w:t>OmniDB</w:t>
      </w:r>
      <w:proofErr w:type="spellEnd"/>
      <w:r w:rsidRPr="00FC085C">
        <w:rPr>
          <w:rFonts w:ascii="Arial" w:eastAsia="Times New Roman" w:hAnsi="Arial" w:cs="Arial"/>
          <w:color w:val="000000"/>
          <w:sz w:val="20"/>
          <w:szCs w:val="20"/>
        </w:rPr>
        <w:t>: Towards Portable and Efficient Query Processing on Parallel CPU/GPU Architectures. International Conference on Ve</w:t>
      </w:r>
      <w:r>
        <w:rPr>
          <w:rFonts w:ascii="Arial" w:eastAsia="Times New Roman" w:hAnsi="Arial" w:cs="Arial"/>
          <w:color w:val="000000"/>
          <w:sz w:val="20"/>
          <w:szCs w:val="20"/>
        </w:rPr>
        <w:t>ry Large Data Bases (VLDB) 2013 (System demo).</w:t>
      </w:r>
    </w:p>
    <w:p w14:paraId="2DD2B529" w14:textId="3D13E3DA" w:rsidR="00CF0981" w:rsidRPr="00634571" w:rsidRDefault="00634571" w:rsidP="002C0ED7">
      <w:pPr>
        <w:jc w:val="both"/>
        <w:rPr>
          <w:rFonts w:ascii="Arial" w:eastAsia="Times New Roman" w:hAnsi="Arial" w:cs="Arial"/>
          <w:b/>
          <w:sz w:val="20"/>
          <w:szCs w:val="20"/>
          <w:u w:val="single"/>
        </w:rPr>
      </w:pPr>
      <w:r w:rsidRPr="00634571">
        <w:rPr>
          <w:rFonts w:ascii="Arial" w:eastAsia="Times New Roman" w:hAnsi="Arial" w:cs="Arial"/>
          <w:b/>
          <w:sz w:val="20"/>
          <w:szCs w:val="20"/>
          <w:u w:val="single"/>
        </w:rPr>
        <w:t>C</w:t>
      </w:r>
      <w:r w:rsidR="00A159D3" w:rsidRPr="00634571">
        <w:rPr>
          <w:rFonts w:ascii="Arial" w:eastAsia="Times New Roman" w:hAnsi="Arial" w:cs="Arial"/>
          <w:b/>
          <w:sz w:val="20"/>
          <w:szCs w:val="20"/>
          <w:u w:val="single"/>
        </w:rPr>
        <w:t xml:space="preserve">omments </w:t>
      </w:r>
      <w:r w:rsidRPr="00634571">
        <w:rPr>
          <w:rFonts w:ascii="Arial" w:eastAsia="Times New Roman" w:hAnsi="Arial" w:cs="Arial"/>
          <w:b/>
          <w:sz w:val="20"/>
          <w:szCs w:val="20"/>
          <w:u w:val="single"/>
        </w:rPr>
        <w:t>from</w:t>
      </w:r>
      <w:r w:rsidR="00A159D3" w:rsidRPr="00634571">
        <w:rPr>
          <w:rFonts w:ascii="Arial" w:eastAsia="Times New Roman" w:hAnsi="Arial" w:cs="Arial"/>
          <w:b/>
          <w:sz w:val="20"/>
          <w:szCs w:val="20"/>
          <w:u w:val="single"/>
        </w:rPr>
        <w:t xml:space="preserve"> thesis examiners:</w:t>
      </w:r>
    </w:p>
    <w:p w14:paraId="033C4F53" w14:textId="4169106E" w:rsidR="00A159D3" w:rsidRPr="00634571" w:rsidRDefault="00A159D3" w:rsidP="002C0ED7">
      <w:pPr>
        <w:pStyle w:val="NormalWeb"/>
        <w:jc w:val="both"/>
        <w:rPr>
          <w:rFonts w:ascii="Arial" w:hAnsi="Arial" w:cs="Arial"/>
          <w:i/>
          <w:iCs/>
          <w:color w:val="211E1E"/>
          <w:sz w:val="20"/>
          <w:szCs w:val="20"/>
        </w:rPr>
      </w:pPr>
      <w:r w:rsidRPr="00634571">
        <w:rPr>
          <w:rFonts w:ascii="Arial" w:hAnsi="Arial" w:cs="Arial"/>
          <w:i/>
          <w:iCs/>
          <w:color w:val="211E1E"/>
          <w:sz w:val="20"/>
          <w:szCs w:val="20"/>
        </w:rPr>
        <w:t>“In my opinion, the candidate has made significant research contributions on the topic of optimizing data stream processing systems. ”</w:t>
      </w:r>
    </w:p>
    <w:p w14:paraId="76A81DEE" w14:textId="4B3B8A58" w:rsidR="00A159D3" w:rsidRPr="00634571" w:rsidRDefault="00A159D3" w:rsidP="002C0ED7">
      <w:pPr>
        <w:pStyle w:val="NormalWeb"/>
        <w:jc w:val="both"/>
        <w:rPr>
          <w:rFonts w:ascii="Arial" w:hAnsi="Arial" w:cs="Arial"/>
          <w:i/>
          <w:iCs/>
          <w:color w:val="211E1E"/>
          <w:sz w:val="20"/>
          <w:szCs w:val="20"/>
        </w:rPr>
      </w:pPr>
      <w:r w:rsidRPr="00634571">
        <w:rPr>
          <w:rFonts w:ascii="Arial" w:hAnsi="Arial" w:cs="Arial"/>
          <w:i/>
          <w:iCs/>
          <w:color w:val="211E1E"/>
          <w:sz w:val="20"/>
          <w:szCs w:val="20"/>
        </w:rPr>
        <w:t>“In my view, the thesis meets the requirement of a good thesis and I have no hesitation to recommend the acceptance of the thesis”</w:t>
      </w:r>
    </w:p>
    <w:p w14:paraId="34A0E27B" w14:textId="0DF8B872" w:rsidR="00A159D3" w:rsidRPr="00634571" w:rsidRDefault="00A159D3" w:rsidP="002C0ED7">
      <w:pPr>
        <w:pStyle w:val="NormalWeb"/>
        <w:jc w:val="both"/>
        <w:rPr>
          <w:rFonts w:ascii="Arial" w:hAnsi="Arial" w:cs="Arial"/>
          <w:sz w:val="20"/>
          <w:szCs w:val="20"/>
        </w:rPr>
      </w:pPr>
      <w:r w:rsidRPr="00634571">
        <w:rPr>
          <w:rFonts w:ascii="Arial" w:hAnsi="Arial" w:cs="Arial"/>
          <w:sz w:val="20"/>
          <w:szCs w:val="20"/>
        </w:rPr>
        <w:t>“</w:t>
      </w:r>
      <w:r w:rsidRPr="00634571">
        <w:rPr>
          <w:rFonts w:ascii="Arial" w:hAnsi="Arial" w:cs="Arial"/>
          <w:i/>
          <w:iCs/>
          <w:color w:val="211E1E"/>
          <w:sz w:val="20"/>
          <w:szCs w:val="20"/>
        </w:rPr>
        <w:t>I liked the Literature review section and would like it to be a “must read” for whoever will work on single-node stream analytics</w:t>
      </w:r>
      <w:r w:rsidRPr="00634571">
        <w:rPr>
          <w:rFonts w:ascii="Arial" w:hAnsi="Arial" w:cs="Arial"/>
          <w:color w:val="211E1E"/>
          <w:sz w:val="20"/>
          <w:szCs w:val="20"/>
        </w:rPr>
        <w:t xml:space="preserve">. </w:t>
      </w:r>
      <w:r w:rsidRPr="00634571">
        <w:rPr>
          <w:rFonts w:ascii="Arial" w:hAnsi="Arial" w:cs="Arial"/>
          <w:sz w:val="20"/>
          <w:szCs w:val="20"/>
        </w:rPr>
        <w:t>”</w:t>
      </w:r>
    </w:p>
    <w:p w14:paraId="4F54B528" w14:textId="7B9A3341" w:rsidR="00F37F8F" w:rsidRPr="00634571" w:rsidRDefault="002C0ED7" w:rsidP="002C0ED7">
      <w:pPr>
        <w:spacing w:line="200" w:lineRule="exact"/>
        <w:jc w:val="both"/>
        <w:rPr>
          <w:rFonts w:ascii="Arial" w:hAnsi="Arial" w:cs="Arial"/>
          <w:sz w:val="20"/>
          <w:szCs w:val="20"/>
        </w:rPr>
      </w:pPr>
      <w:r w:rsidRPr="00634571">
        <w:rPr>
          <w:rFonts w:ascii="Arial" w:hAnsi="Arial" w:cs="Arial"/>
          <w:sz w:val="20"/>
          <w:szCs w:val="20"/>
        </w:rPr>
        <w:t xml:space="preserve">Additionally, there are media coverages for his work, for example, his work has been highlighted in a blog entry from Ant Finance. </w:t>
      </w:r>
      <w:hyperlink r:id="rId12" w:tgtFrame="_blank" w:history="1">
        <w:r w:rsidRPr="00634571">
          <w:rPr>
            <w:rStyle w:val="Hyperlink"/>
            <w:rFonts w:ascii="Arial" w:hAnsi="Arial" w:cs="Arial"/>
            <w:color w:val="1155CC"/>
            <w:sz w:val="20"/>
            <w:szCs w:val="20"/>
          </w:rPr>
          <w:t>https://developpaper.com/sigmod-2019-direct-attack-give-you-the-most-exclusive-interpretation-of-15-papers/</w:t>
        </w:r>
      </w:hyperlink>
      <w:r w:rsidRPr="00634571">
        <w:rPr>
          <w:rFonts w:ascii="Arial" w:hAnsi="Arial" w:cs="Arial"/>
          <w:sz w:val="20"/>
          <w:szCs w:val="20"/>
        </w:rPr>
        <w:t xml:space="preserve">. </w:t>
      </w:r>
    </w:p>
    <w:p w14:paraId="41C8BA86" w14:textId="77777777" w:rsidR="00634571" w:rsidRDefault="00634571" w:rsidP="002C0ED7">
      <w:pPr>
        <w:spacing w:line="200" w:lineRule="exact"/>
        <w:jc w:val="both"/>
        <w:rPr>
          <w:rFonts w:ascii="Arial" w:hAnsi="Arial" w:cs="Arial"/>
          <w:sz w:val="20"/>
          <w:szCs w:val="20"/>
        </w:rPr>
      </w:pPr>
    </w:p>
    <w:p w14:paraId="65AD49C2" w14:textId="70FD5592" w:rsidR="00634571" w:rsidRPr="00634571" w:rsidRDefault="00634571" w:rsidP="00634571">
      <w:pPr>
        <w:jc w:val="both"/>
        <w:rPr>
          <w:rFonts w:ascii="Arial" w:eastAsia="Times New Roman" w:hAnsi="Arial" w:cs="Arial"/>
          <w:b/>
          <w:sz w:val="20"/>
          <w:szCs w:val="20"/>
          <w:u w:val="single"/>
        </w:rPr>
      </w:pPr>
      <w:r w:rsidRPr="00634571">
        <w:rPr>
          <w:rFonts w:ascii="Arial" w:eastAsia="Times New Roman" w:hAnsi="Arial" w:cs="Arial"/>
          <w:b/>
          <w:sz w:val="20"/>
          <w:szCs w:val="20"/>
          <w:u w:val="single"/>
        </w:rPr>
        <w:t>Other comments in the other publications which cite his work:</w:t>
      </w:r>
    </w:p>
    <w:p w14:paraId="5F9486F9" w14:textId="77777777" w:rsidR="00634571" w:rsidRPr="00634571" w:rsidRDefault="00634571" w:rsidP="002C0ED7">
      <w:pPr>
        <w:spacing w:line="200" w:lineRule="exact"/>
        <w:jc w:val="both"/>
        <w:rPr>
          <w:rFonts w:ascii="Arial" w:hAnsi="Arial" w:cs="Arial"/>
          <w:sz w:val="20"/>
          <w:szCs w:val="20"/>
        </w:rPr>
      </w:pPr>
    </w:p>
    <w:p w14:paraId="19530059" w14:textId="70E61B48" w:rsidR="00634571" w:rsidRPr="00634571" w:rsidRDefault="00634571" w:rsidP="00634571">
      <w:pPr>
        <w:spacing w:line="200" w:lineRule="exact"/>
        <w:jc w:val="both"/>
        <w:rPr>
          <w:rFonts w:ascii="Arial" w:hAnsi="Arial" w:cs="Arial"/>
          <w:i/>
          <w:sz w:val="20"/>
          <w:szCs w:val="20"/>
        </w:rPr>
      </w:pPr>
      <w:r w:rsidRPr="00634571">
        <w:rPr>
          <w:rFonts w:ascii="Arial" w:hAnsi="Arial" w:cs="Arial"/>
          <w:sz w:val="20"/>
          <w:szCs w:val="20"/>
        </w:rPr>
        <w:t xml:space="preserve">1. “Zhang et al. [94] deeply </w:t>
      </w:r>
      <w:proofErr w:type="spellStart"/>
      <w:r w:rsidRPr="00634571">
        <w:rPr>
          <w:rFonts w:ascii="Arial" w:hAnsi="Arial" w:cs="Arial"/>
          <w:sz w:val="20"/>
          <w:szCs w:val="20"/>
        </w:rPr>
        <w:t>analyze</w:t>
      </w:r>
      <w:proofErr w:type="spellEnd"/>
      <w:r w:rsidRPr="00634571">
        <w:rPr>
          <w:rFonts w:ascii="Arial" w:hAnsi="Arial" w:cs="Arial"/>
          <w:sz w:val="20"/>
          <w:szCs w:val="20"/>
        </w:rPr>
        <w:t xml:space="preserve"> the performance characteristics of Storm and </w:t>
      </w:r>
      <w:proofErr w:type="spellStart"/>
      <w:r w:rsidRPr="00634571">
        <w:rPr>
          <w:rFonts w:ascii="Arial" w:hAnsi="Arial" w:cs="Arial"/>
          <w:sz w:val="20"/>
          <w:szCs w:val="20"/>
        </w:rPr>
        <w:t>Flink</w:t>
      </w:r>
      <w:proofErr w:type="spellEnd"/>
      <w:r w:rsidRPr="00634571">
        <w:rPr>
          <w:rFonts w:ascii="Arial" w:hAnsi="Arial" w:cs="Arial"/>
          <w:sz w:val="20"/>
          <w:szCs w:val="20"/>
        </w:rPr>
        <w:t xml:space="preserve">. They contribute a NUMA-aware scheduler as well as a system-agnostic not-blocking tuple buffering technique.” In </w:t>
      </w:r>
      <w:proofErr w:type="spellStart"/>
      <w:r w:rsidRPr="00634571">
        <w:rPr>
          <w:rFonts w:ascii="Arial" w:hAnsi="Arial" w:cs="Arial"/>
          <w:i/>
          <w:sz w:val="20"/>
          <w:szCs w:val="20"/>
        </w:rPr>
        <w:t>Analyzing</w:t>
      </w:r>
      <w:proofErr w:type="spellEnd"/>
      <w:r w:rsidRPr="00634571">
        <w:rPr>
          <w:rFonts w:ascii="Arial" w:hAnsi="Arial" w:cs="Arial"/>
          <w:i/>
          <w:sz w:val="20"/>
          <w:szCs w:val="20"/>
        </w:rPr>
        <w:t xml:space="preserve"> Efficient Stream Processing on Modern Hardware, VLDB’19</w:t>
      </w:r>
    </w:p>
    <w:p w14:paraId="20410371" w14:textId="77777777" w:rsidR="00634571" w:rsidRPr="00634571" w:rsidRDefault="00634571" w:rsidP="00634571">
      <w:pPr>
        <w:spacing w:line="200" w:lineRule="exact"/>
        <w:jc w:val="both"/>
        <w:rPr>
          <w:rFonts w:ascii="Arial" w:hAnsi="Arial" w:cs="Arial"/>
          <w:sz w:val="20"/>
          <w:szCs w:val="20"/>
        </w:rPr>
      </w:pPr>
    </w:p>
    <w:p w14:paraId="792DC6DC" w14:textId="120A5BC6" w:rsidR="00634571" w:rsidRPr="00634571" w:rsidRDefault="00634571" w:rsidP="00634571">
      <w:pPr>
        <w:spacing w:line="200" w:lineRule="exact"/>
        <w:jc w:val="both"/>
        <w:rPr>
          <w:rFonts w:ascii="Arial" w:hAnsi="Arial" w:cs="Arial"/>
          <w:sz w:val="20"/>
          <w:szCs w:val="20"/>
        </w:rPr>
      </w:pPr>
      <w:r w:rsidRPr="00634571">
        <w:rPr>
          <w:rFonts w:ascii="Arial" w:hAnsi="Arial" w:cs="Arial"/>
          <w:sz w:val="20"/>
          <w:szCs w:val="20"/>
        </w:rPr>
        <w:t xml:space="preserve">2. “Recent findings [35, 51] have shown that stream-native operations (e.g., window aggregation) can also benefit from hardware accelerators such GPUs and Cloud FPGAs [48]. Overall, there is potential for more specialized code generation targeting diverse hardware architectures and general-purpose stream operators in the future [51].”,  In </w:t>
      </w:r>
      <w:r w:rsidRPr="00634571">
        <w:rPr>
          <w:rFonts w:ascii="Arial" w:hAnsi="Arial" w:cs="Arial"/>
          <w:i/>
          <w:sz w:val="20"/>
          <w:szCs w:val="20"/>
        </w:rPr>
        <w:t xml:space="preserve">Beyond Analytics: the Evolution of Stream Processing Systems, SIGMOD 2020 tutorial.  </w:t>
      </w:r>
    </w:p>
    <w:p w14:paraId="6C32EAB1" w14:textId="77777777" w:rsidR="00634571" w:rsidRPr="00634571" w:rsidRDefault="00634571" w:rsidP="00634571">
      <w:pPr>
        <w:spacing w:line="200" w:lineRule="exact"/>
        <w:jc w:val="both"/>
        <w:rPr>
          <w:rFonts w:ascii="Arial" w:hAnsi="Arial" w:cs="Arial"/>
          <w:sz w:val="20"/>
          <w:szCs w:val="20"/>
        </w:rPr>
      </w:pPr>
    </w:p>
    <w:p w14:paraId="78628368" w14:textId="3EF7E0A9" w:rsidR="00634571" w:rsidRPr="00634571" w:rsidRDefault="00634571" w:rsidP="00634571">
      <w:pPr>
        <w:spacing w:line="200" w:lineRule="exact"/>
        <w:jc w:val="both"/>
        <w:rPr>
          <w:rFonts w:ascii="Arial" w:hAnsi="Arial" w:cs="Arial"/>
          <w:i/>
          <w:sz w:val="20"/>
          <w:szCs w:val="20"/>
        </w:rPr>
      </w:pPr>
      <w:r w:rsidRPr="00634571">
        <w:rPr>
          <w:rFonts w:ascii="Arial" w:hAnsi="Arial" w:cs="Arial"/>
          <w:sz w:val="20"/>
          <w:szCs w:val="20"/>
        </w:rPr>
        <w:t xml:space="preserve">3. “In [64] the authors conducted an experimental study on Storm and </w:t>
      </w:r>
      <w:proofErr w:type="spellStart"/>
      <w:r w:rsidRPr="00634571">
        <w:rPr>
          <w:rFonts w:ascii="Arial" w:hAnsi="Arial" w:cs="Arial"/>
          <w:sz w:val="20"/>
          <w:szCs w:val="20"/>
        </w:rPr>
        <w:t>Flink</w:t>
      </w:r>
      <w:proofErr w:type="spellEnd"/>
      <w:r w:rsidRPr="00634571">
        <w:rPr>
          <w:rFonts w:ascii="Arial" w:hAnsi="Arial" w:cs="Arial"/>
          <w:sz w:val="20"/>
          <w:szCs w:val="20"/>
        </w:rPr>
        <w:t xml:space="preserve"> in a stream processing context. The aim of the conducted study is to understand how current design aspects of modern stream processing </w:t>
      </w:r>
      <w:r w:rsidRPr="00634571">
        <w:rPr>
          <w:rFonts w:ascii="Arial" w:hAnsi="Arial" w:cs="Arial"/>
          <w:sz w:val="20"/>
          <w:szCs w:val="20"/>
        </w:rPr>
        <w:lastRenderedPageBreak/>
        <w:t xml:space="preserve">systems interact with modern processors when running different types of applications.”, In </w:t>
      </w:r>
      <w:r w:rsidRPr="00634571">
        <w:rPr>
          <w:rFonts w:ascii="Arial" w:hAnsi="Arial" w:cs="Arial"/>
          <w:i/>
          <w:sz w:val="20"/>
          <w:szCs w:val="20"/>
        </w:rPr>
        <w:t>An Experimental Survey on Big Data Frameworks</w:t>
      </w:r>
      <w:ins w:id="28" w:author="Zhang Shuhao" w:date="2020-04-06T12:34:00Z">
        <w:r w:rsidR="0017522E">
          <w:rPr>
            <w:rFonts w:ascii="Arial" w:hAnsi="Arial" w:cs="Arial"/>
            <w:i/>
            <w:sz w:val="20"/>
            <w:szCs w:val="20"/>
          </w:rPr>
          <w:t>,</w:t>
        </w:r>
      </w:ins>
      <w:r w:rsidRPr="00634571">
        <w:rPr>
          <w:rFonts w:ascii="Arial" w:hAnsi="Arial" w:cs="Arial"/>
          <w:i/>
          <w:sz w:val="20"/>
          <w:szCs w:val="20"/>
        </w:rPr>
        <w:t xml:space="preserve"> Future Generation Computer Systems 2018. </w:t>
      </w:r>
    </w:p>
    <w:p w14:paraId="76581767" w14:textId="77777777" w:rsidR="00634571" w:rsidRPr="00634571" w:rsidRDefault="00634571" w:rsidP="00634571">
      <w:pPr>
        <w:spacing w:line="200" w:lineRule="exact"/>
        <w:jc w:val="both"/>
        <w:rPr>
          <w:rFonts w:ascii="Arial" w:hAnsi="Arial" w:cs="Arial"/>
          <w:sz w:val="20"/>
          <w:szCs w:val="20"/>
        </w:rPr>
      </w:pPr>
    </w:p>
    <w:p w14:paraId="2C86B68A" w14:textId="7429104C" w:rsidR="00634571" w:rsidRPr="00634571" w:rsidRDefault="00634571" w:rsidP="00634571">
      <w:pPr>
        <w:spacing w:line="200" w:lineRule="exact"/>
        <w:jc w:val="both"/>
        <w:rPr>
          <w:rFonts w:ascii="Arial" w:hAnsi="Arial" w:cs="Arial"/>
          <w:i/>
          <w:sz w:val="20"/>
          <w:szCs w:val="20"/>
        </w:rPr>
      </w:pPr>
      <w:r w:rsidRPr="00634571">
        <w:rPr>
          <w:rFonts w:ascii="Arial" w:hAnsi="Arial" w:cs="Arial"/>
          <w:sz w:val="20"/>
          <w:szCs w:val="20"/>
        </w:rPr>
        <w:t xml:space="preserve">4.  "The limits of existing systems have been clearly highlighted in [24] where the </w:t>
      </w:r>
      <w:proofErr w:type="spellStart"/>
      <w:r w:rsidRPr="00634571">
        <w:rPr>
          <w:rFonts w:ascii="Arial" w:hAnsi="Arial" w:cs="Arial"/>
          <w:sz w:val="20"/>
          <w:szCs w:val="20"/>
        </w:rPr>
        <w:t>behavior</w:t>
      </w:r>
      <w:proofErr w:type="spellEnd"/>
      <w:r w:rsidRPr="00634571">
        <w:rPr>
          <w:rFonts w:ascii="Arial" w:hAnsi="Arial" w:cs="Arial"/>
          <w:sz w:val="20"/>
          <w:szCs w:val="20"/>
        </w:rPr>
        <w:t xml:space="preserve"> of SPSs has been precisely </w:t>
      </w:r>
      <w:proofErr w:type="spellStart"/>
      <w:r w:rsidRPr="00634571">
        <w:rPr>
          <w:rFonts w:ascii="Arial" w:hAnsi="Arial" w:cs="Arial"/>
          <w:sz w:val="20"/>
          <w:szCs w:val="20"/>
        </w:rPr>
        <w:t>analyzed</w:t>
      </w:r>
      <w:proofErr w:type="spellEnd"/>
      <w:r w:rsidRPr="00634571">
        <w:rPr>
          <w:rFonts w:ascii="Arial" w:hAnsi="Arial" w:cs="Arial"/>
          <w:sz w:val="20"/>
          <w:szCs w:val="20"/>
        </w:rPr>
        <w:t xml:space="preserve"> in terms of cache misses NUMA effects and the intrinsic overhead of the JVM and of its Garbage Collector”, In </w:t>
      </w:r>
      <w:r w:rsidRPr="00634571">
        <w:rPr>
          <w:rFonts w:ascii="Arial" w:hAnsi="Arial" w:cs="Arial"/>
          <w:i/>
          <w:sz w:val="20"/>
          <w:szCs w:val="20"/>
        </w:rPr>
        <w:t>Raising the Parallel Abstraction Level for Streaming Analytics Applications,  in IEEE Access vol. 7 pp. 131944-131961 2019.</w:t>
      </w:r>
    </w:p>
    <w:p w14:paraId="4715AA2B" w14:textId="77777777" w:rsidR="00634571" w:rsidRPr="00634571" w:rsidRDefault="00634571" w:rsidP="00634571">
      <w:pPr>
        <w:spacing w:line="200" w:lineRule="exact"/>
        <w:jc w:val="both"/>
        <w:rPr>
          <w:rFonts w:ascii="Arial" w:hAnsi="Arial" w:cs="Arial"/>
          <w:sz w:val="20"/>
          <w:szCs w:val="20"/>
        </w:rPr>
      </w:pPr>
    </w:p>
    <w:p w14:paraId="252E0BE3" w14:textId="77777777" w:rsidR="00634571" w:rsidRPr="00634571" w:rsidRDefault="00634571" w:rsidP="00634571">
      <w:pPr>
        <w:spacing w:line="200" w:lineRule="exact"/>
        <w:jc w:val="both"/>
        <w:rPr>
          <w:rFonts w:ascii="Arial" w:hAnsi="Arial" w:cs="Arial"/>
          <w:sz w:val="20"/>
          <w:szCs w:val="20"/>
        </w:rPr>
      </w:pPr>
    </w:p>
    <w:p w14:paraId="71C70EA0" w14:textId="4B46F85D" w:rsidR="00634571" w:rsidRPr="00634571" w:rsidRDefault="00634571" w:rsidP="00634571">
      <w:pPr>
        <w:spacing w:line="200" w:lineRule="exact"/>
        <w:jc w:val="both"/>
        <w:rPr>
          <w:rFonts w:ascii="Arial" w:hAnsi="Arial" w:cs="Arial"/>
          <w:i/>
          <w:sz w:val="20"/>
          <w:szCs w:val="20"/>
        </w:rPr>
      </w:pPr>
      <w:r w:rsidRPr="00634571">
        <w:rPr>
          <w:rFonts w:ascii="Arial" w:hAnsi="Arial" w:cs="Arial"/>
          <w:sz w:val="20"/>
          <w:szCs w:val="20"/>
        </w:rPr>
        <w:t>5. “The design of Stream Processing Systems (SPSs) mostly targets scale-</w:t>
      </w:r>
      <w:del w:id="29" w:author="Zhang Shuhao" w:date="2020-04-06T12:34:00Z">
        <w:r w:rsidRPr="00634571">
          <w:rPr>
            <w:rFonts w:ascii="Arial" w:hAnsi="Arial" w:cs="Arial"/>
            <w:sz w:val="20"/>
            <w:szCs w:val="20"/>
          </w:rPr>
          <w:delText>outscenarios</w:delText>
        </w:r>
      </w:del>
      <w:ins w:id="30" w:author="Zhang Shuhao" w:date="2020-04-06T12:34:00Z">
        <w:r w:rsidRPr="00634571">
          <w:rPr>
            <w:rFonts w:ascii="Arial" w:hAnsi="Arial" w:cs="Arial"/>
            <w:sz w:val="20"/>
            <w:szCs w:val="20"/>
          </w:rPr>
          <w:t>out</w:t>
        </w:r>
        <w:r w:rsidR="0017522E">
          <w:rPr>
            <w:rFonts w:ascii="Arial" w:hAnsi="Arial" w:cs="Arial"/>
            <w:sz w:val="20"/>
            <w:szCs w:val="20"/>
          </w:rPr>
          <w:t xml:space="preserve"> </w:t>
        </w:r>
        <w:r w:rsidRPr="00634571">
          <w:rPr>
            <w:rFonts w:ascii="Arial" w:hAnsi="Arial" w:cs="Arial"/>
            <w:sz w:val="20"/>
            <w:szCs w:val="20"/>
          </w:rPr>
          <w:t>scenarios</w:t>
        </w:r>
      </w:ins>
      <w:r w:rsidRPr="00634571">
        <w:rPr>
          <w:rFonts w:ascii="Arial" w:hAnsi="Arial" w:cs="Arial"/>
          <w:sz w:val="20"/>
          <w:szCs w:val="20"/>
        </w:rPr>
        <w:t xml:space="preserve"> using clusters of commodity machines [2].</w:t>
      </w:r>
      <w:ins w:id="31" w:author="Zhang Shuhao" w:date="2020-04-06T12:34:00Z">
        <w:r w:rsidR="0017522E">
          <w:rPr>
            <w:rFonts w:ascii="Arial" w:hAnsi="Arial" w:cs="Arial"/>
            <w:sz w:val="20"/>
            <w:szCs w:val="20"/>
          </w:rPr>
          <w:t xml:space="preserve"> </w:t>
        </w:r>
      </w:ins>
      <w:r w:rsidRPr="00634571">
        <w:rPr>
          <w:rFonts w:ascii="Arial" w:hAnsi="Arial" w:cs="Arial"/>
          <w:sz w:val="20"/>
          <w:szCs w:val="20"/>
        </w:rPr>
        <w:t xml:space="preserve">Instead the research of SPSs optimized for </w:t>
      </w:r>
      <w:del w:id="32" w:author="Zhang Shuhao" w:date="2020-04-06T12:34:00Z">
        <w:r w:rsidRPr="00634571">
          <w:rPr>
            <w:rFonts w:ascii="Arial" w:hAnsi="Arial" w:cs="Arial"/>
            <w:sz w:val="20"/>
            <w:szCs w:val="20"/>
          </w:rPr>
          <w:delText>modernscale-upservers</w:delText>
        </w:r>
      </w:del>
      <w:ins w:id="33" w:author="Zhang Shuhao" w:date="2020-04-06T12:34:00Z">
        <w:r w:rsidRPr="00634571">
          <w:rPr>
            <w:rFonts w:ascii="Arial" w:hAnsi="Arial" w:cs="Arial"/>
            <w:sz w:val="20"/>
            <w:szCs w:val="20"/>
          </w:rPr>
          <w:t>modern</w:t>
        </w:r>
        <w:r w:rsidR="0017522E">
          <w:rPr>
            <w:rFonts w:ascii="Arial" w:hAnsi="Arial" w:cs="Arial"/>
            <w:sz w:val="20"/>
            <w:szCs w:val="20"/>
          </w:rPr>
          <w:t xml:space="preserve"> </w:t>
        </w:r>
        <w:r w:rsidRPr="00634571">
          <w:rPr>
            <w:rFonts w:ascii="Arial" w:hAnsi="Arial" w:cs="Arial"/>
            <w:sz w:val="20"/>
            <w:szCs w:val="20"/>
          </w:rPr>
          <w:t>scale-up</w:t>
        </w:r>
        <w:r w:rsidR="0017522E">
          <w:rPr>
            <w:rFonts w:ascii="Arial" w:hAnsi="Arial" w:cs="Arial"/>
            <w:sz w:val="20"/>
            <w:szCs w:val="20"/>
          </w:rPr>
          <w:t xml:space="preserve"> </w:t>
        </w:r>
        <w:r w:rsidRPr="00634571">
          <w:rPr>
            <w:rFonts w:ascii="Arial" w:hAnsi="Arial" w:cs="Arial"/>
            <w:sz w:val="20"/>
            <w:szCs w:val="20"/>
          </w:rPr>
          <w:t>servers</w:t>
        </w:r>
      </w:ins>
      <w:r w:rsidRPr="00634571">
        <w:rPr>
          <w:rFonts w:ascii="Arial" w:hAnsi="Arial" w:cs="Arial"/>
          <w:sz w:val="20"/>
          <w:szCs w:val="20"/>
        </w:rPr>
        <w:t xml:space="preserve"> equipped with co-processors like GPUs (</w:t>
      </w:r>
      <w:del w:id="34" w:author="Zhang Shuhao" w:date="2020-04-06T12:34:00Z">
        <w:r w:rsidRPr="00634571">
          <w:rPr>
            <w:rFonts w:ascii="Arial" w:hAnsi="Arial" w:cs="Arial"/>
            <w:sz w:val="20"/>
            <w:szCs w:val="20"/>
          </w:rPr>
          <w:delText>GraphicalProcessing</w:delText>
        </w:r>
      </w:del>
      <w:ins w:id="35" w:author="Zhang Shuhao" w:date="2020-04-06T12:34:00Z">
        <w:r w:rsidRPr="00634571">
          <w:rPr>
            <w:rFonts w:ascii="Arial" w:hAnsi="Arial" w:cs="Arial"/>
            <w:sz w:val="20"/>
            <w:szCs w:val="20"/>
          </w:rPr>
          <w:t>Graphical</w:t>
        </w:r>
        <w:r w:rsidR="0017522E">
          <w:rPr>
            <w:rFonts w:ascii="Arial" w:hAnsi="Arial" w:cs="Arial"/>
            <w:sz w:val="20"/>
            <w:szCs w:val="20"/>
          </w:rPr>
          <w:t xml:space="preserve"> </w:t>
        </w:r>
        <w:r w:rsidRPr="00634571">
          <w:rPr>
            <w:rFonts w:ascii="Arial" w:hAnsi="Arial" w:cs="Arial"/>
            <w:sz w:val="20"/>
            <w:szCs w:val="20"/>
          </w:rPr>
          <w:t>Processing</w:t>
        </w:r>
      </w:ins>
      <w:r w:rsidRPr="00634571">
        <w:rPr>
          <w:rFonts w:ascii="Arial" w:hAnsi="Arial" w:cs="Arial"/>
          <w:sz w:val="20"/>
          <w:szCs w:val="20"/>
        </w:rPr>
        <w:t xml:space="preserve"> Units) and FPGAs (Field Programmable </w:t>
      </w:r>
      <w:del w:id="36" w:author="Zhang Shuhao" w:date="2020-04-06T12:34:00Z">
        <w:r w:rsidRPr="00634571">
          <w:rPr>
            <w:rFonts w:ascii="Arial" w:hAnsi="Arial" w:cs="Arial"/>
            <w:sz w:val="20"/>
            <w:szCs w:val="20"/>
          </w:rPr>
          <w:delText>GateArrays</w:delText>
        </w:r>
      </w:del>
      <w:ins w:id="37" w:author="Zhang Shuhao" w:date="2020-04-06T12:34:00Z">
        <w:r w:rsidRPr="00634571">
          <w:rPr>
            <w:rFonts w:ascii="Arial" w:hAnsi="Arial" w:cs="Arial"/>
            <w:sz w:val="20"/>
            <w:szCs w:val="20"/>
          </w:rPr>
          <w:t>Gate</w:t>
        </w:r>
        <w:r w:rsidR="0017522E">
          <w:rPr>
            <w:rFonts w:ascii="Arial" w:hAnsi="Arial" w:cs="Arial"/>
            <w:sz w:val="20"/>
            <w:szCs w:val="20"/>
          </w:rPr>
          <w:t xml:space="preserve"> </w:t>
        </w:r>
        <w:r w:rsidRPr="00634571">
          <w:rPr>
            <w:rFonts w:ascii="Arial" w:hAnsi="Arial" w:cs="Arial"/>
            <w:sz w:val="20"/>
            <w:szCs w:val="20"/>
          </w:rPr>
          <w:t>Arrays</w:t>
        </w:r>
      </w:ins>
      <w:r w:rsidRPr="00634571">
        <w:rPr>
          <w:rFonts w:ascii="Arial" w:hAnsi="Arial" w:cs="Arial"/>
          <w:sz w:val="20"/>
          <w:szCs w:val="20"/>
        </w:rPr>
        <w:t xml:space="preserve">) is still in progress." in </w:t>
      </w:r>
      <w:r w:rsidRPr="00634571">
        <w:rPr>
          <w:rFonts w:ascii="Arial" w:hAnsi="Arial" w:cs="Arial"/>
          <w:i/>
          <w:sz w:val="20"/>
          <w:szCs w:val="20"/>
        </w:rPr>
        <w:t>IEEE Access vol. 7 pp. 48753-48769 2019.</w:t>
      </w:r>
    </w:p>
    <w:p w14:paraId="2A1FEE38" w14:textId="14BE27C1" w:rsidR="00F37F8F" w:rsidRPr="00634571" w:rsidRDefault="00F37F8F" w:rsidP="002C0ED7">
      <w:pPr>
        <w:ind w:right="40"/>
        <w:jc w:val="both"/>
        <w:rPr>
          <w:rFonts w:ascii="Arial" w:hAnsi="Arial" w:cs="Arial"/>
          <w:sz w:val="20"/>
          <w:szCs w:val="20"/>
        </w:rPr>
      </w:pPr>
    </w:p>
    <w:sectPr w:rsidR="00F37F8F" w:rsidRPr="00634571">
      <w:headerReference w:type="default" r:id="rId13"/>
      <w:footerReference w:type="default" r:id="rId14"/>
      <w:type w:val="continuous"/>
      <w:pgSz w:w="12240" w:h="15840"/>
      <w:pgMar w:top="1440" w:right="1440" w:bottom="1440" w:left="1440" w:header="0" w:footer="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B7F7DF" w14:textId="77777777" w:rsidR="001C5092" w:rsidRDefault="001C5092" w:rsidP="00634571">
      <w:r>
        <w:separator/>
      </w:r>
    </w:p>
  </w:endnote>
  <w:endnote w:type="continuationSeparator" w:id="0">
    <w:p w14:paraId="07CEB549" w14:textId="77777777" w:rsidR="001C5092" w:rsidRDefault="001C5092" w:rsidP="00634571">
      <w:r>
        <w:continuationSeparator/>
      </w:r>
    </w:p>
  </w:endnote>
  <w:endnote w:type="continuationNotice" w:id="1">
    <w:p w14:paraId="3F695F78" w14:textId="77777777" w:rsidR="001C5092" w:rsidRDefault="001C50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2167094"/>
      <w:docPartObj>
        <w:docPartGallery w:val="Page Numbers (Bottom of Page)"/>
        <w:docPartUnique/>
      </w:docPartObj>
    </w:sdtPr>
    <w:sdtEndPr>
      <w:rPr>
        <w:noProof/>
      </w:rPr>
    </w:sdtEndPr>
    <w:sdtContent>
      <w:p w14:paraId="5945AD2F" w14:textId="1AB480EA" w:rsidR="00634571" w:rsidRDefault="00634571">
        <w:pPr>
          <w:pStyle w:val="Footer"/>
          <w:jc w:val="right"/>
        </w:pPr>
        <w:r>
          <w:fldChar w:fldCharType="begin"/>
        </w:r>
        <w:r>
          <w:instrText xml:space="preserve"> PAGE   \* MERGEFORMAT </w:instrText>
        </w:r>
        <w:r>
          <w:fldChar w:fldCharType="separate"/>
        </w:r>
        <w:r w:rsidR="00FC085C">
          <w:rPr>
            <w:noProof/>
          </w:rPr>
          <w:t>1</w:t>
        </w:r>
        <w:r>
          <w:rPr>
            <w:noProof/>
          </w:rPr>
          <w:fldChar w:fldCharType="end"/>
        </w:r>
      </w:p>
    </w:sdtContent>
  </w:sdt>
  <w:p w14:paraId="10D6D2EA" w14:textId="77777777" w:rsidR="00634571" w:rsidRDefault="00634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671EC8" w14:textId="77777777" w:rsidR="001C5092" w:rsidRDefault="001C5092" w:rsidP="00634571">
      <w:r>
        <w:separator/>
      </w:r>
    </w:p>
  </w:footnote>
  <w:footnote w:type="continuationSeparator" w:id="0">
    <w:p w14:paraId="34A609EC" w14:textId="77777777" w:rsidR="001C5092" w:rsidRDefault="001C5092" w:rsidP="00634571">
      <w:r>
        <w:continuationSeparator/>
      </w:r>
    </w:p>
  </w:footnote>
  <w:footnote w:type="continuationNotice" w:id="1">
    <w:p w14:paraId="42942A73" w14:textId="77777777" w:rsidR="001C5092" w:rsidRDefault="001C50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3B7540" w14:textId="77777777" w:rsidR="004A03F8" w:rsidRDefault="004A03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649"/>
    <w:multiLevelType w:val="hybridMultilevel"/>
    <w:tmpl w:val="B81823E6"/>
    <w:lvl w:ilvl="0" w:tplc="A4A6262A">
      <w:start w:val="2"/>
      <w:numFmt w:val="lowerLetter"/>
      <w:lvlText w:val="%1)"/>
      <w:lvlJc w:val="left"/>
    </w:lvl>
    <w:lvl w:ilvl="1" w:tplc="9854462C">
      <w:numFmt w:val="decimal"/>
      <w:lvlText w:val=""/>
      <w:lvlJc w:val="left"/>
    </w:lvl>
    <w:lvl w:ilvl="2" w:tplc="7CAA2BBE">
      <w:numFmt w:val="decimal"/>
      <w:lvlText w:val=""/>
      <w:lvlJc w:val="left"/>
    </w:lvl>
    <w:lvl w:ilvl="3" w:tplc="62BC4C96">
      <w:numFmt w:val="decimal"/>
      <w:lvlText w:val=""/>
      <w:lvlJc w:val="left"/>
    </w:lvl>
    <w:lvl w:ilvl="4" w:tplc="7D2EAC62">
      <w:numFmt w:val="decimal"/>
      <w:lvlText w:val=""/>
      <w:lvlJc w:val="left"/>
    </w:lvl>
    <w:lvl w:ilvl="5" w:tplc="D3A4D6CA">
      <w:numFmt w:val="decimal"/>
      <w:lvlText w:val=""/>
      <w:lvlJc w:val="left"/>
    </w:lvl>
    <w:lvl w:ilvl="6" w:tplc="7E88CAE2">
      <w:numFmt w:val="decimal"/>
      <w:lvlText w:val=""/>
      <w:lvlJc w:val="left"/>
    </w:lvl>
    <w:lvl w:ilvl="7" w:tplc="C73613EE">
      <w:numFmt w:val="decimal"/>
      <w:lvlText w:val=""/>
      <w:lvlJc w:val="left"/>
    </w:lvl>
    <w:lvl w:ilvl="8" w:tplc="E3FE478C">
      <w:numFmt w:val="decimal"/>
      <w:lvlText w:val=""/>
      <w:lvlJc w:val="left"/>
    </w:lvl>
  </w:abstractNum>
  <w:abstractNum w:abstractNumId="1" w15:restartNumberingAfterBreak="0">
    <w:nsid w:val="00006DF1"/>
    <w:multiLevelType w:val="hybridMultilevel"/>
    <w:tmpl w:val="342A96E2"/>
    <w:lvl w:ilvl="0" w:tplc="008E9DFE">
      <w:start w:val="1"/>
      <w:numFmt w:val="decimal"/>
      <w:lvlText w:val="[%1]"/>
      <w:lvlJc w:val="left"/>
    </w:lvl>
    <w:lvl w:ilvl="1" w:tplc="8540476A">
      <w:numFmt w:val="decimal"/>
      <w:lvlText w:val=""/>
      <w:lvlJc w:val="left"/>
    </w:lvl>
    <w:lvl w:ilvl="2" w:tplc="0C64C71E">
      <w:numFmt w:val="decimal"/>
      <w:lvlText w:val=""/>
      <w:lvlJc w:val="left"/>
    </w:lvl>
    <w:lvl w:ilvl="3" w:tplc="7DF8F5D8">
      <w:numFmt w:val="decimal"/>
      <w:lvlText w:val=""/>
      <w:lvlJc w:val="left"/>
    </w:lvl>
    <w:lvl w:ilvl="4" w:tplc="01BCE516">
      <w:numFmt w:val="decimal"/>
      <w:lvlText w:val=""/>
      <w:lvlJc w:val="left"/>
    </w:lvl>
    <w:lvl w:ilvl="5" w:tplc="41CA74A6">
      <w:numFmt w:val="decimal"/>
      <w:lvlText w:val=""/>
      <w:lvlJc w:val="left"/>
    </w:lvl>
    <w:lvl w:ilvl="6" w:tplc="7FD80310">
      <w:numFmt w:val="decimal"/>
      <w:lvlText w:val=""/>
      <w:lvlJc w:val="left"/>
    </w:lvl>
    <w:lvl w:ilvl="7" w:tplc="D11466C2">
      <w:numFmt w:val="decimal"/>
      <w:lvlText w:val=""/>
      <w:lvlJc w:val="left"/>
    </w:lvl>
    <w:lvl w:ilvl="8" w:tplc="9A32E19A">
      <w:numFmt w:val="decimal"/>
      <w:lvlText w:val=""/>
      <w:lvlJc w:val="left"/>
    </w:lvl>
  </w:abstractNum>
  <w:abstractNum w:abstractNumId="2" w15:restartNumberingAfterBreak="0">
    <w:nsid w:val="051F1309"/>
    <w:multiLevelType w:val="hybridMultilevel"/>
    <w:tmpl w:val="F1D2C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35E3624"/>
    <w:multiLevelType w:val="hybridMultilevel"/>
    <w:tmpl w:val="89B44A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E75193A"/>
    <w:multiLevelType w:val="hybridMultilevel"/>
    <w:tmpl w:val="18060D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9196803"/>
    <w:multiLevelType w:val="hybridMultilevel"/>
    <w:tmpl w:val="0160FD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C141D8"/>
    <w:multiLevelType w:val="multilevel"/>
    <w:tmpl w:val="64D2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5"/>
  </w:num>
  <w:num w:numId="5">
    <w:abstractNumId w:val="4"/>
  </w:num>
  <w:num w:numId="6">
    <w:abstractNumId w:val="2"/>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hang Shuhao">
    <w15:presenceInfo w15:providerId="AD" w15:userId="S::idszs@nus.edu.sg::aae38004-8a7c-47ee-954a-6b6e6364ed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8F"/>
    <w:rsid w:val="0015343E"/>
    <w:rsid w:val="0017522E"/>
    <w:rsid w:val="0019269B"/>
    <w:rsid w:val="001C5092"/>
    <w:rsid w:val="002C0ED7"/>
    <w:rsid w:val="00383D10"/>
    <w:rsid w:val="00450036"/>
    <w:rsid w:val="00456571"/>
    <w:rsid w:val="004839FE"/>
    <w:rsid w:val="004A03F8"/>
    <w:rsid w:val="004F12CA"/>
    <w:rsid w:val="00634571"/>
    <w:rsid w:val="00724BAB"/>
    <w:rsid w:val="007B0C39"/>
    <w:rsid w:val="008610EE"/>
    <w:rsid w:val="00877804"/>
    <w:rsid w:val="00A159D3"/>
    <w:rsid w:val="00AC2686"/>
    <w:rsid w:val="00AC4BE2"/>
    <w:rsid w:val="00AF6326"/>
    <w:rsid w:val="00B046D7"/>
    <w:rsid w:val="00BC6C75"/>
    <w:rsid w:val="00BE4FB8"/>
    <w:rsid w:val="00C11EAB"/>
    <w:rsid w:val="00CF0981"/>
    <w:rsid w:val="00DD308D"/>
    <w:rsid w:val="00E56BC3"/>
    <w:rsid w:val="00EB0423"/>
    <w:rsid w:val="00F37F8F"/>
    <w:rsid w:val="00FC0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5F68"/>
  <w15:docId w15:val="{6BBDA811-6876-BB4F-8C1B-32433B27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C75"/>
    <w:pPr>
      <w:ind w:left="720"/>
      <w:contextualSpacing/>
    </w:pPr>
  </w:style>
  <w:style w:type="character" w:customStyle="1" w:styleId="apple-converted-space">
    <w:name w:val="apple-converted-space"/>
    <w:basedOn w:val="DefaultParagraphFont"/>
    <w:rsid w:val="00CF0981"/>
  </w:style>
  <w:style w:type="paragraph" w:styleId="NormalWeb">
    <w:name w:val="Normal (Web)"/>
    <w:basedOn w:val="Normal"/>
    <w:uiPriority w:val="99"/>
    <w:unhideWhenUsed/>
    <w:rsid w:val="00BE4FB8"/>
    <w:pPr>
      <w:spacing w:before="100" w:beforeAutospacing="1" w:after="100" w:afterAutospacing="1"/>
    </w:pPr>
    <w:rPr>
      <w:rFonts w:eastAsia="Times New Roman"/>
      <w:sz w:val="24"/>
      <w:szCs w:val="24"/>
    </w:rPr>
  </w:style>
  <w:style w:type="character" w:customStyle="1" w:styleId="def">
    <w:name w:val="def"/>
    <w:basedOn w:val="DefaultParagraphFont"/>
    <w:rsid w:val="004F12CA"/>
  </w:style>
  <w:style w:type="character" w:styleId="Hyperlink">
    <w:name w:val="Hyperlink"/>
    <w:basedOn w:val="DefaultParagraphFont"/>
    <w:uiPriority w:val="99"/>
    <w:semiHidden/>
    <w:unhideWhenUsed/>
    <w:rsid w:val="002C0ED7"/>
    <w:rPr>
      <w:color w:val="0000FF"/>
      <w:u w:val="single"/>
    </w:rPr>
  </w:style>
  <w:style w:type="paragraph" w:styleId="Header">
    <w:name w:val="header"/>
    <w:basedOn w:val="Normal"/>
    <w:link w:val="HeaderChar"/>
    <w:uiPriority w:val="99"/>
    <w:unhideWhenUsed/>
    <w:rsid w:val="00634571"/>
    <w:pPr>
      <w:tabs>
        <w:tab w:val="center" w:pos="4513"/>
        <w:tab w:val="right" w:pos="9026"/>
      </w:tabs>
    </w:pPr>
  </w:style>
  <w:style w:type="character" w:customStyle="1" w:styleId="HeaderChar">
    <w:name w:val="Header Char"/>
    <w:basedOn w:val="DefaultParagraphFont"/>
    <w:link w:val="Header"/>
    <w:uiPriority w:val="99"/>
    <w:rsid w:val="00634571"/>
  </w:style>
  <w:style w:type="paragraph" w:styleId="Footer">
    <w:name w:val="footer"/>
    <w:basedOn w:val="Normal"/>
    <w:link w:val="FooterChar"/>
    <w:uiPriority w:val="99"/>
    <w:unhideWhenUsed/>
    <w:rsid w:val="00634571"/>
    <w:pPr>
      <w:tabs>
        <w:tab w:val="center" w:pos="4513"/>
        <w:tab w:val="right" w:pos="9026"/>
      </w:tabs>
    </w:pPr>
  </w:style>
  <w:style w:type="character" w:customStyle="1" w:styleId="FooterChar">
    <w:name w:val="Footer Char"/>
    <w:basedOn w:val="DefaultParagraphFont"/>
    <w:link w:val="Footer"/>
    <w:uiPriority w:val="99"/>
    <w:rsid w:val="00634571"/>
  </w:style>
  <w:style w:type="paragraph" w:styleId="BalloonText">
    <w:name w:val="Balloon Text"/>
    <w:basedOn w:val="Normal"/>
    <w:link w:val="BalloonTextChar"/>
    <w:uiPriority w:val="99"/>
    <w:semiHidden/>
    <w:unhideWhenUsed/>
    <w:rsid w:val="004A03F8"/>
    <w:rPr>
      <w:sz w:val="18"/>
      <w:szCs w:val="18"/>
    </w:rPr>
  </w:style>
  <w:style w:type="character" w:customStyle="1" w:styleId="BalloonTextChar">
    <w:name w:val="Balloon Text Char"/>
    <w:basedOn w:val="DefaultParagraphFont"/>
    <w:link w:val="BalloonText"/>
    <w:uiPriority w:val="99"/>
    <w:semiHidden/>
    <w:rsid w:val="004A03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09444">
      <w:bodyDiv w:val="1"/>
      <w:marLeft w:val="0"/>
      <w:marRight w:val="0"/>
      <w:marTop w:val="0"/>
      <w:marBottom w:val="0"/>
      <w:divBdr>
        <w:top w:val="none" w:sz="0" w:space="0" w:color="auto"/>
        <w:left w:val="none" w:sz="0" w:space="0" w:color="auto"/>
        <w:bottom w:val="none" w:sz="0" w:space="0" w:color="auto"/>
        <w:right w:val="none" w:sz="0" w:space="0" w:color="auto"/>
      </w:divBdr>
    </w:div>
    <w:div w:id="193154719">
      <w:bodyDiv w:val="1"/>
      <w:marLeft w:val="0"/>
      <w:marRight w:val="0"/>
      <w:marTop w:val="0"/>
      <w:marBottom w:val="0"/>
      <w:divBdr>
        <w:top w:val="none" w:sz="0" w:space="0" w:color="auto"/>
        <w:left w:val="none" w:sz="0" w:space="0" w:color="auto"/>
        <w:bottom w:val="none" w:sz="0" w:space="0" w:color="auto"/>
        <w:right w:val="none" w:sz="0" w:space="0" w:color="auto"/>
      </w:divBdr>
      <w:divsChild>
        <w:div w:id="349600947">
          <w:marLeft w:val="0"/>
          <w:marRight w:val="0"/>
          <w:marTop w:val="0"/>
          <w:marBottom w:val="0"/>
          <w:divBdr>
            <w:top w:val="none" w:sz="0" w:space="0" w:color="auto"/>
            <w:left w:val="none" w:sz="0" w:space="0" w:color="auto"/>
            <w:bottom w:val="none" w:sz="0" w:space="0" w:color="auto"/>
            <w:right w:val="none" w:sz="0" w:space="0" w:color="auto"/>
          </w:divBdr>
          <w:divsChild>
            <w:div w:id="246888142">
              <w:marLeft w:val="0"/>
              <w:marRight w:val="0"/>
              <w:marTop w:val="0"/>
              <w:marBottom w:val="0"/>
              <w:divBdr>
                <w:top w:val="none" w:sz="0" w:space="0" w:color="auto"/>
                <w:left w:val="none" w:sz="0" w:space="0" w:color="auto"/>
                <w:bottom w:val="none" w:sz="0" w:space="0" w:color="auto"/>
                <w:right w:val="none" w:sz="0" w:space="0" w:color="auto"/>
              </w:divBdr>
              <w:divsChild>
                <w:div w:id="15681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0416">
      <w:bodyDiv w:val="1"/>
      <w:marLeft w:val="0"/>
      <w:marRight w:val="0"/>
      <w:marTop w:val="0"/>
      <w:marBottom w:val="0"/>
      <w:divBdr>
        <w:top w:val="none" w:sz="0" w:space="0" w:color="auto"/>
        <w:left w:val="none" w:sz="0" w:space="0" w:color="auto"/>
        <w:bottom w:val="none" w:sz="0" w:space="0" w:color="auto"/>
        <w:right w:val="none" w:sz="0" w:space="0" w:color="auto"/>
      </w:divBdr>
      <w:divsChild>
        <w:div w:id="46535531">
          <w:marLeft w:val="0"/>
          <w:marRight w:val="0"/>
          <w:marTop w:val="0"/>
          <w:marBottom w:val="0"/>
          <w:divBdr>
            <w:top w:val="none" w:sz="0" w:space="0" w:color="auto"/>
            <w:left w:val="none" w:sz="0" w:space="0" w:color="auto"/>
            <w:bottom w:val="none" w:sz="0" w:space="0" w:color="auto"/>
            <w:right w:val="none" w:sz="0" w:space="0" w:color="auto"/>
          </w:divBdr>
          <w:divsChild>
            <w:div w:id="1101757509">
              <w:marLeft w:val="0"/>
              <w:marRight w:val="0"/>
              <w:marTop w:val="0"/>
              <w:marBottom w:val="0"/>
              <w:divBdr>
                <w:top w:val="none" w:sz="0" w:space="0" w:color="auto"/>
                <w:left w:val="none" w:sz="0" w:space="0" w:color="auto"/>
                <w:bottom w:val="none" w:sz="0" w:space="0" w:color="auto"/>
                <w:right w:val="none" w:sz="0" w:space="0" w:color="auto"/>
              </w:divBdr>
              <w:divsChild>
                <w:div w:id="5652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48442">
      <w:bodyDiv w:val="1"/>
      <w:marLeft w:val="0"/>
      <w:marRight w:val="0"/>
      <w:marTop w:val="0"/>
      <w:marBottom w:val="0"/>
      <w:divBdr>
        <w:top w:val="none" w:sz="0" w:space="0" w:color="auto"/>
        <w:left w:val="none" w:sz="0" w:space="0" w:color="auto"/>
        <w:bottom w:val="none" w:sz="0" w:space="0" w:color="auto"/>
        <w:right w:val="none" w:sz="0" w:space="0" w:color="auto"/>
      </w:divBdr>
    </w:div>
    <w:div w:id="433063126">
      <w:bodyDiv w:val="1"/>
      <w:marLeft w:val="0"/>
      <w:marRight w:val="0"/>
      <w:marTop w:val="0"/>
      <w:marBottom w:val="0"/>
      <w:divBdr>
        <w:top w:val="none" w:sz="0" w:space="0" w:color="auto"/>
        <w:left w:val="none" w:sz="0" w:space="0" w:color="auto"/>
        <w:bottom w:val="none" w:sz="0" w:space="0" w:color="auto"/>
        <w:right w:val="none" w:sz="0" w:space="0" w:color="auto"/>
      </w:divBdr>
      <w:divsChild>
        <w:div w:id="2014868172">
          <w:marLeft w:val="0"/>
          <w:marRight w:val="0"/>
          <w:marTop w:val="0"/>
          <w:marBottom w:val="0"/>
          <w:divBdr>
            <w:top w:val="none" w:sz="0" w:space="0" w:color="auto"/>
            <w:left w:val="none" w:sz="0" w:space="0" w:color="auto"/>
            <w:bottom w:val="none" w:sz="0" w:space="0" w:color="auto"/>
            <w:right w:val="none" w:sz="0" w:space="0" w:color="auto"/>
          </w:divBdr>
          <w:divsChild>
            <w:div w:id="278415171">
              <w:marLeft w:val="0"/>
              <w:marRight w:val="0"/>
              <w:marTop w:val="0"/>
              <w:marBottom w:val="0"/>
              <w:divBdr>
                <w:top w:val="none" w:sz="0" w:space="0" w:color="auto"/>
                <w:left w:val="none" w:sz="0" w:space="0" w:color="auto"/>
                <w:bottom w:val="none" w:sz="0" w:space="0" w:color="auto"/>
                <w:right w:val="none" w:sz="0" w:space="0" w:color="auto"/>
              </w:divBdr>
              <w:divsChild>
                <w:div w:id="8238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52111">
      <w:bodyDiv w:val="1"/>
      <w:marLeft w:val="0"/>
      <w:marRight w:val="0"/>
      <w:marTop w:val="0"/>
      <w:marBottom w:val="0"/>
      <w:divBdr>
        <w:top w:val="none" w:sz="0" w:space="0" w:color="auto"/>
        <w:left w:val="none" w:sz="0" w:space="0" w:color="auto"/>
        <w:bottom w:val="none" w:sz="0" w:space="0" w:color="auto"/>
        <w:right w:val="none" w:sz="0" w:space="0" w:color="auto"/>
      </w:divBdr>
    </w:div>
    <w:div w:id="789326201">
      <w:bodyDiv w:val="1"/>
      <w:marLeft w:val="0"/>
      <w:marRight w:val="0"/>
      <w:marTop w:val="0"/>
      <w:marBottom w:val="0"/>
      <w:divBdr>
        <w:top w:val="none" w:sz="0" w:space="0" w:color="auto"/>
        <w:left w:val="none" w:sz="0" w:space="0" w:color="auto"/>
        <w:bottom w:val="none" w:sz="0" w:space="0" w:color="auto"/>
        <w:right w:val="none" w:sz="0" w:space="0" w:color="auto"/>
      </w:divBdr>
    </w:div>
    <w:div w:id="793449062">
      <w:bodyDiv w:val="1"/>
      <w:marLeft w:val="0"/>
      <w:marRight w:val="0"/>
      <w:marTop w:val="0"/>
      <w:marBottom w:val="0"/>
      <w:divBdr>
        <w:top w:val="none" w:sz="0" w:space="0" w:color="auto"/>
        <w:left w:val="none" w:sz="0" w:space="0" w:color="auto"/>
        <w:bottom w:val="none" w:sz="0" w:space="0" w:color="auto"/>
        <w:right w:val="none" w:sz="0" w:space="0" w:color="auto"/>
      </w:divBdr>
      <w:divsChild>
        <w:div w:id="84158995">
          <w:marLeft w:val="0"/>
          <w:marRight w:val="0"/>
          <w:marTop w:val="0"/>
          <w:marBottom w:val="0"/>
          <w:divBdr>
            <w:top w:val="none" w:sz="0" w:space="0" w:color="auto"/>
            <w:left w:val="none" w:sz="0" w:space="0" w:color="auto"/>
            <w:bottom w:val="none" w:sz="0" w:space="0" w:color="auto"/>
            <w:right w:val="none" w:sz="0" w:space="0" w:color="auto"/>
          </w:divBdr>
          <w:divsChild>
            <w:div w:id="270817576">
              <w:marLeft w:val="0"/>
              <w:marRight w:val="0"/>
              <w:marTop w:val="0"/>
              <w:marBottom w:val="0"/>
              <w:divBdr>
                <w:top w:val="none" w:sz="0" w:space="0" w:color="auto"/>
                <w:left w:val="none" w:sz="0" w:space="0" w:color="auto"/>
                <w:bottom w:val="none" w:sz="0" w:space="0" w:color="auto"/>
                <w:right w:val="none" w:sz="0" w:space="0" w:color="auto"/>
              </w:divBdr>
              <w:divsChild>
                <w:div w:id="18354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59571">
      <w:bodyDiv w:val="1"/>
      <w:marLeft w:val="0"/>
      <w:marRight w:val="0"/>
      <w:marTop w:val="0"/>
      <w:marBottom w:val="0"/>
      <w:divBdr>
        <w:top w:val="none" w:sz="0" w:space="0" w:color="auto"/>
        <w:left w:val="none" w:sz="0" w:space="0" w:color="auto"/>
        <w:bottom w:val="none" w:sz="0" w:space="0" w:color="auto"/>
        <w:right w:val="none" w:sz="0" w:space="0" w:color="auto"/>
      </w:divBdr>
    </w:div>
    <w:div w:id="873465841">
      <w:bodyDiv w:val="1"/>
      <w:marLeft w:val="0"/>
      <w:marRight w:val="0"/>
      <w:marTop w:val="0"/>
      <w:marBottom w:val="0"/>
      <w:divBdr>
        <w:top w:val="none" w:sz="0" w:space="0" w:color="auto"/>
        <w:left w:val="none" w:sz="0" w:space="0" w:color="auto"/>
        <w:bottom w:val="none" w:sz="0" w:space="0" w:color="auto"/>
        <w:right w:val="none" w:sz="0" w:space="0" w:color="auto"/>
      </w:divBdr>
    </w:div>
    <w:div w:id="907807445">
      <w:bodyDiv w:val="1"/>
      <w:marLeft w:val="0"/>
      <w:marRight w:val="0"/>
      <w:marTop w:val="0"/>
      <w:marBottom w:val="0"/>
      <w:divBdr>
        <w:top w:val="none" w:sz="0" w:space="0" w:color="auto"/>
        <w:left w:val="none" w:sz="0" w:space="0" w:color="auto"/>
        <w:bottom w:val="none" w:sz="0" w:space="0" w:color="auto"/>
        <w:right w:val="none" w:sz="0" w:space="0" w:color="auto"/>
      </w:divBdr>
      <w:divsChild>
        <w:div w:id="1241331030">
          <w:marLeft w:val="0"/>
          <w:marRight w:val="0"/>
          <w:marTop w:val="0"/>
          <w:marBottom w:val="0"/>
          <w:divBdr>
            <w:top w:val="none" w:sz="0" w:space="0" w:color="auto"/>
            <w:left w:val="none" w:sz="0" w:space="0" w:color="auto"/>
            <w:bottom w:val="none" w:sz="0" w:space="0" w:color="auto"/>
            <w:right w:val="none" w:sz="0" w:space="0" w:color="auto"/>
          </w:divBdr>
          <w:divsChild>
            <w:div w:id="1313294349">
              <w:marLeft w:val="0"/>
              <w:marRight w:val="0"/>
              <w:marTop w:val="0"/>
              <w:marBottom w:val="0"/>
              <w:divBdr>
                <w:top w:val="none" w:sz="0" w:space="0" w:color="auto"/>
                <w:left w:val="none" w:sz="0" w:space="0" w:color="auto"/>
                <w:bottom w:val="none" w:sz="0" w:space="0" w:color="auto"/>
                <w:right w:val="none" w:sz="0" w:space="0" w:color="auto"/>
              </w:divBdr>
              <w:divsChild>
                <w:div w:id="18589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01826">
      <w:bodyDiv w:val="1"/>
      <w:marLeft w:val="0"/>
      <w:marRight w:val="0"/>
      <w:marTop w:val="0"/>
      <w:marBottom w:val="0"/>
      <w:divBdr>
        <w:top w:val="none" w:sz="0" w:space="0" w:color="auto"/>
        <w:left w:val="none" w:sz="0" w:space="0" w:color="auto"/>
        <w:bottom w:val="none" w:sz="0" w:space="0" w:color="auto"/>
        <w:right w:val="none" w:sz="0" w:space="0" w:color="auto"/>
      </w:divBdr>
      <w:divsChild>
        <w:div w:id="1311472203">
          <w:marLeft w:val="0"/>
          <w:marRight w:val="0"/>
          <w:marTop w:val="0"/>
          <w:marBottom w:val="0"/>
          <w:divBdr>
            <w:top w:val="none" w:sz="0" w:space="0" w:color="auto"/>
            <w:left w:val="none" w:sz="0" w:space="0" w:color="auto"/>
            <w:bottom w:val="none" w:sz="0" w:space="0" w:color="auto"/>
            <w:right w:val="none" w:sz="0" w:space="0" w:color="auto"/>
          </w:divBdr>
          <w:divsChild>
            <w:div w:id="750393141">
              <w:marLeft w:val="0"/>
              <w:marRight w:val="0"/>
              <w:marTop w:val="0"/>
              <w:marBottom w:val="0"/>
              <w:divBdr>
                <w:top w:val="none" w:sz="0" w:space="0" w:color="auto"/>
                <w:left w:val="none" w:sz="0" w:space="0" w:color="auto"/>
                <w:bottom w:val="none" w:sz="0" w:space="0" w:color="auto"/>
                <w:right w:val="none" w:sz="0" w:space="0" w:color="auto"/>
              </w:divBdr>
              <w:divsChild>
                <w:div w:id="21307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674759">
      <w:bodyDiv w:val="1"/>
      <w:marLeft w:val="0"/>
      <w:marRight w:val="0"/>
      <w:marTop w:val="0"/>
      <w:marBottom w:val="0"/>
      <w:divBdr>
        <w:top w:val="none" w:sz="0" w:space="0" w:color="auto"/>
        <w:left w:val="none" w:sz="0" w:space="0" w:color="auto"/>
        <w:bottom w:val="none" w:sz="0" w:space="0" w:color="auto"/>
        <w:right w:val="none" w:sz="0" w:space="0" w:color="auto"/>
      </w:divBdr>
      <w:divsChild>
        <w:div w:id="1148859731">
          <w:marLeft w:val="0"/>
          <w:marRight w:val="0"/>
          <w:marTop w:val="0"/>
          <w:marBottom w:val="0"/>
          <w:divBdr>
            <w:top w:val="none" w:sz="0" w:space="0" w:color="auto"/>
            <w:left w:val="none" w:sz="0" w:space="0" w:color="auto"/>
            <w:bottom w:val="none" w:sz="0" w:space="0" w:color="auto"/>
            <w:right w:val="none" w:sz="0" w:space="0" w:color="auto"/>
          </w:divBdr>
          <w:divsChild>
            <w:div w:id="530460290">
              <w:marLeft w:val="0"/>
              <w:marRight w:val="0"/>
              <w:marTop w:val="0"/>
              <w:marBottom w:val="0"/>
              <w:divBdr>
                <w:top w:val="none" w:sz="0" w:space="0" w:color="auto"/>
                <w:left w:val="none" w:sz="0" w:space="0" w:color="auto"/>
                <w:bottom w:val="none" w:sz="0" w:space="0" w:color="auto"/>
                <w:right w:val="none" w:sz="0" w:space="0" w:color="auto"/>
              </w:divBdr>
              <w:divsChild>
                <w:div w:id="15498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15868">
      <w:bodyDiv w:val="1"/>
      <w:marLeft w:val="0"/>
      <w:marRight w:val="0"/>
      <w:marTop w:val="0"/>
      <w:marBottom w:val="0"/>
      <w:divBdr>
        <w:top w:val="none" w:sz="0" w:space="0" w:color="auto"/>
        <w:left w:val="none" w:sz="0" w:space="0" w:color="auto"/>
        <w:bottom w:val="none" w:sz="0" w:space="0" w:color="auto"/>
        <w:right w:val="none" w:sz="0" w:space="0" w:color="auto"/>
      </w:divBdr>
    </w:div>
    <w:div w:id="1488208220">
      <w:bodyDiv w:val="1"/>
      <w:marLeft w:val="0"/>
      <w:marRight w:val="0"/>
      <w:marTop w:val="0"/>
      <w:marBottom w:val="0"/>
      <w:divBdr>
        <w:top w:val="none" w:sz="0" w:space="0" w:color="auto"/>
        <w:left w:val="none" w:sz="0" w:space="0" w:color="auto"/>
        <w:bottom w:val="none" w:sz="0" w:space="0" w:color="auto"/>
        <w:right w:val="none" w:sz="0" w:space="0" w:color="auto"/>
      </w:divBdr>
    </w:div>
    <w:div w:id="1534222084">
      <w:bodyDiv w:val="1"/>
      <w:marLeft w:val="0"/>
      <w:marRight w:val="0"/>
      <w:marTop w:val="0"/>
      <w:marBottom w:val="0"/>
      <w:divBdr>
        <w:top w:val="none" w:sz="0" w:space="0" w:color="auto"/>
        <w:left w:val="none" w:sz="0" w:space="0" w:color="auto"/>
        <w:bottom w:val="none" w:sz="0" w:space="0" w:color="auto"/>
        <w:right w:val="none" w:sz="0" w:space="0" w:color="auto"/>
      </w:divBdr>
    </w:div>
    <w:div w:id="1543590636">
      <w:bodyDiv w:val="1"/>
      <w:marLeft w:val="0"/>
      <w:marRight w:val="0"/>
      <w:marTop w:val="0"/>
      <w:marBottom w:val="0"/>
      <w:divBdr>
        <w:top w:val="none" w:sz="0" w:space="0" w:color="auto"/>
        <w:left w:val="none" w:sz="0" w:space="0" w:color="auto"/>
        <w:bottom w:val="none" w:sz="0" w:space="0" w:color="auto"/>
        <w:right w:val="none" w:sz="0" w:space="0" w:color="auto"/>
      </w:divBdr>
      <w:divsChild>
        <w:div w:id="2052916073">
          <w:marLeft w:val="0"/>
          <w:marRight w:val="0"/>
          <w:marTop w:val="0"/>
          <w:marBottom w:val="0"/>
          <w:divBdr>
            <w:top w:val="none" w:sz="0" w:space="0" w:color="auto"/>
            <w:left w:val="none" w:sz="0" w:space="0" w:color="auto"/>
            <w:bottom w:val="none" w:sz="0" w:space="0" w:color="auto"/>
            <w:right w:val="none" w:sz="0" w:space="0" w:color="auto"/>
          </w:divBdr>
          <w:divsChild>
            <w:div w:id="1397047067">
              <w:marLeft w:val="0"/>
              <w:marRight w:val="0"/>
              <w:marTop w:val="0"/>
              <w:marBottom w:val="0"/>
              <w:divBdr>
                <w:top w:val="none" w:sz="0" w:space="0" w:color="auto"/>
                <w:left w:val="none" w:sz="0" w:space="0" w:color="auto"/>
                <w:bottom w:val="none" w:sz="0" w:space="0" w:color="auto"/>
                <w:right w:val="none" w:sz="0" w:space="0" w:color="auto"/>
              </w:divBdr>
              <w:divsChild>
                <w:div w:id="6465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07517">
      <w:bodyDiv w:val="1"/>
      <w:marLeft w:val="0"/>
      <w:marRight w:val="0"/>
      <w:marTop w:val="0"/>
      <w:marBottom w:val="0"/>
      <w:divBdr>
        <w:top w:val="none" w:sz="0" w:space="0" w:color="auto"/>
        <w:left w:val="none" w:sz="0" w:space="0" w:color="auto"/>
        <w:bottom w:val="none" w:sz="0" w:space="0" w:color="auto"/>
        <w:right w:val="none" w:sz="0" w:space="0" w:color="auto"/>
      </w:divBdr>
      <w:divsChild>
        <w:div w:id="1337153238">
          <w:marLeft w:val="0"/>
          <w:marRight w:val="0"/>
          <w:marTop w:val="0"/>
          <w:marBottom w:val="0"/>
          <w:divBdr>
            <w:top w:val="none" w:sz="0" w:space="0" w:color="auto"/>
            <w:left w:val="none" w:sz="0" w:space="0" w:color="auto"/>
            <w:bottom w:val="none" w:sz="0" w:space="0" w:color="auto"/>
            <w:right w:val="none" w:sz="0" w:space="0" w:color="auto"/>
          </w:divBdr>
          <w:divsChild>
            <w:div w:id="651448544">
              <w:marLeft w:val="0"/>
              <w:marRight w:val="0"/>
              <w:marTop w:val="0"/>
              <w:marBottom w:val="0"/>
              <w:divBdr>
                <w:top w:val="none" w:sz="0" w:space="0" w:color="auto"/>
                <w:left w:val="none" w:sz="0" w:space="0" w:color="auto"/>
                <w:bottom w:val="none" w:sz="0" w:space="0" w:color="auto"/>
                <w:right w:val="none" w:sz="0" w:space="0" w:color="auto"/>
              </w:divBdr>
              <w:divsChild>
                <w:div w:id="974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070941">
      <w:bodyDiv w:val="1"/>
      <w:marLeft w:val="0"/>
      <w:marRight w:val="0"/>
      <w:marTop w:val="0"/>
      <w:marBottom w:val="0"/>
      <w:divBdr>
        <w:top w:val="none" w:sz="0" w:space="0" w:color="auto"/>
        <w:left w:val="none" w:sz="0" w:space="0" w:color="auto"/>
        <w:bottom w:val="none" w:sz="0" w:space="0" w:color="auto"/>
        <w:right w:val="none" w:sz="0" w:space="0" w:color="auto"/>
      </w:divBdr>
      <w:divsChild>
        <w:div w:id="903176922">
          <w:marLeft w:val="0"/>
          <w:marRight w:val="0"/>
          <w:marTop w:val="0"/>
          <w:marBottom w:val="0"/>
          <w:divBdr>
            <w:top w:val="none" w:sz="0" w:space="0" w:color="auto"/>
            <w:left w:val="none" w:sz="0" w:space="0" w:color="auto"/>
            <w:bottom w:val="none" w:sz="0" w:space="0" w:color="auto"/>
            <w:right w:val="none" w:sz="0" w:space="0" w:color="auto"/>
          </w:divBdr>
          <w:divsChild>
            <w:div w:id="679040191">
              <w:marLeft w:val="0"/>
              <w:marRight w:val="0"/>
              <w:marTop w:val="0"/>
              <w:marBottom w:val="0"/>
              <w:divBdr>
                <w:top w:val="none" w:sz="0" w:space="0" w:color="auto"/>
                <w:left w:val="none" w:sz="0" w:space="0" w:color="auto"/>
                <w:bottom w:val="none" w:sz="0" w:space="0" w:color="auto"/>
                <w:right w:val="none" w:sz="0" w:space="0" w:color="auto"/>
              </w:divBdr>
              <w:divsChild>
                <w:div w:id="119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2458">
      <w:bodyDiv w:val="1"/>
      <w:marLeft w:val="0"/>
      <w:marRight w:val="0"/>
      <w:marTop w:val="0"/>
      <w:marBottom w:val="0"/>
      <w:divBdr>
        <w:top w:val="none" w:sz="0" w:space="0" w:color="auto"/>
        <w:left w:val="none" w:sz="0" w:space="0" w:color="auto"/>
        <w:bottom w:val="none" w:sz="0" w:space="0" w:color="auto"/>
        <w:right w:val="none" w:sz="0" w:space="0" w:color="auto"/>
      </w:divBdr>
    </w:div>
    <w:div w:id="1860898584">
      <w:bodyDiv w:val="1"/>
      <w:marLeft w:val="0"/>
      <w:marRight w:val="0"/>
      <w:marTop w:val="0"/>
      <w:marBottom w:val="0"/>
      <w:divBdr>
        <w:top w:val="none" w:sz="0" w:space="0" w:color="auto"/>
        <w:left w:val="none" w:sz="0" w:space="0" w:color="auto"/>
        <w:bottom w:val="none" w:sz="0" w:space="0" w:color="auto"/>
        <w:right w:val="none" w:sz="0" w:space="0" w:color="auto"/>
      </w:divBdr>
    </w:div>
    <w:div w:id="2043899246">
      <w:bodyDiv w:val="1"/>
      <w:marLeft w:val="0"/>
      <w:marRight w:val="0"/>
      <w:marTop w:val="0"/>
      <w:marBottom w:val="0"/>
      <w:divBdr>
        <w:top w:val="none" w:sz="0" w:space="0" w:color="auto"/>
        <w:left w:val="none" w:sz="0" w:space="0" w:color="auto"/>
        <w:bottom w:val="none" w:sz="0" w:space="0" w:color="auto"/>
        <w:right w:val="none" w:sz="0" w:space="0" w:color="auto"/>
      </w:divBdr>
    </w:div>
    <w:div w:id="2097708902">
      <w:bodyDiv w:val="1"/>
      <w:marLeft w:val="0"/>
      <w:marRight w:val="0"/>
      <w:marTop w:val="0"/>
      <w:marBottom w:val="0"/>
      <w:divBdr>
        <w:top w:val="none" w:sz="0" w:space="0" w:color="auto"/>
        <w:left w:val="none" w:sz="0" w:space="0" w:color="auto"/>
        <w:bottom w:val="none" w:sz="0" w:space="0" w:color="auto"/>
        <w:right w:val="none" w:sz="0" w:space="0" w:color="auto"/>
      </w:divBdr>
      <w:divsChild>
        <w:div w:id="656884778">
          <w:marLeft w:val="0"/>
          <w:marRight w:val="0"/>
          <w:marTop w:val="0"/>
          <w:marBottom w:val="0"/>
          <w:divBdr>
            <w:top w:val="none" w:sz="0" w:space="0" w:color="auto"/>
            <w:left w:val="none" w:sz="0" w:space="0" w:color="auto"/>
            <w:bottom w:val="none" w:sz="0" w:space="0" w:color="auto"/>
            <w:right w:val="none" w:sz="0" w:space="0" w:color="auto"/>
          </w:divBdr>
        </w:div>
        <w:div w:id="669866677">
          <w:marLeft w:val="0"/>
          <w:marRight w:val="0"/>
          <w:marTop w:val="0"/>
          <w:marBottom w:val="0"/>
          <w:divBdr>
            <w:top w:val="none" w:sz="0" w:space="0" w:color="auto"/>
            <w:left w:val="none" w:sz="0" w:space="0" w:color="auto"/>
            <w:bottom w:val="none" w:sz="0" w:space="0" w:color="auto"/>
            <w:right w:val="none" w:sz="0" w:space="0" w:color="auto"/>
          </w:divBdr>
        </w:div>
      </w:divsChild>
    </w:div>
    <w:div w:id="2147161189">
      <w:bodyDiv w:val="1"/>
      <w:marLeft w:val="0"/>
      <w:marRight w:val="0"/>
      <w:marTop w:val="0"/>
      <w:marBottom w:val="0"/>
      <w:divBdr>
        <w:top w:val="none" w:sz="0" w:space="0" w:color="auto"/>
        <w:left w:val="none" w:sz="0" w:space="0" w:color="auto"/>
        <w:bottom w:val="none" w:sz="0" w:space="0" w:color="auto"/>
        <w:right w:val="none" w:sz="0" w:space="0" w:color="auto"/>
      </w:divBdr>
      <w:divsChild>
        <w:div w:id="263224502">
          <w:marLeft w:val="0"/>
          <w:marRight w:val="0"/>
          <w:marTop w:val="0"/>
          <w:marBottom w:val="0"/>
          <w:divBdr>
            <w:top w:val="none" w:sz="0" w:space="0" w:color="auto"/>
            <w:left w:val="none" w:sz="0" w:space="0" w:color="auto"/>
            <w:bottom w:val="none" w:sz="0" w:space="0" w:color="auto"/>
            <w:right w:val="none" w:sz="0" w:space="0" w:color="auto"/>
          </w:divBdr>
          <w:divsChild>
            <w:div w:id="601298879">
              <w:marLeft w:val="0"/>
              <w:marRight w:val="0"/>
              <w:marTop w:val="0"/>
              <w:marBottom w:val="0"/>
              <w:divBdr>
                <w:top w:val="none" w:sz="0" w:space="0" w:color="auto"/>
                <w:left w:val="none" w:sz="0" w:space="0" w:color="auto"/>
                <w:bottom w:val="none" w:sz="0" w:space="0" w:color="auto"/>
                <w:right w:val="none" w:sz="0" w:space="0" w:color="auto"/>
              </w:divBdr>
              <w:divsChild>
                <w:div w:id="7040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bula.strea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paper.com/sigmod-2019-direct-attack-give-you-the-most-exclusive-interpretation-of-15-papers/"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daktion.tu-berlin.de/fileadmin/fg131/Publikation/Papers/Grulich_Grizzly-SIGMOD-2020_Preprint.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ParaGroup/GASSER" TargetMode="External"/><Relationship Id="rId4" Type="http://schemas.openxmlformats.org/officeDocument/2006/relationships/settings" Target="settings.xml"/><Relationship Id="rId9" Type="http://schemas.openxmlformats.org/officeDocument/2006/relationships/hyperlink" Target="https://lsds.doc.ic.ac.uk/content/lightsaber-efficient-window-aggregation-multi-core-processor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8751D-E21B-A940-B785-9121415C1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1761</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Zhang Shuhao</cp:lastModifiedBy>
  <cp:revision>1</cp:revision>
  <dcterms:created xsi:type="dcterms:W3CDTF">2020-04-06T07:21:00Z</dcterms:created>
  <dcterms:modified xsi:type="dcterms:W3CDTF">2020-04-06T10:34:00Z</dcterms:modified>
</cp:coreProperties>
</file>